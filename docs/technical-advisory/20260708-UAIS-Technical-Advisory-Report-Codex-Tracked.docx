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3864"/>
          <w:sz w:val="96"/>
          <w:szCs w:val="96"/>
        </w:rPr>
        <w:t xml:space="preserve">UAIS</w:t>
      </w:r>
    </w:p>
    <w:p>
      <w:pPr>
        <w:spacing w:after="60"/>
      </w:pPr>
      <w:r>
        <w:rPr>
          <w:b/>
          <w:bCs/>
          <w:color w:val="2E75B6"/>
          <w:sz w:val="40"/>
          <w:szCs w:val="40"/>
        </w:rPr>
        <w:t xml:space="preserve">Senior Technical Advisory &amp; Recovery Report</w:t>
      </w:r>
    </w:p>
    <w:p>
      <w:pPr>
        <w:spacing w:after="300"/>
      </w:pPr>
      <w:del w:id="1" w:author="Codex" w:date="2026-07-08T11:56:22Z">
        <w:r>
          <w:delText>An honest, constructive review of the University AI System proof of concept (www.uais.top) with a practical 3-month plan to make it safe to change, extend, and stabilize.</w:delText>
        </w:r>
      </w:del>
      <w:ins w:id="2" w:author="Codex" w:date="2026-07-08T11:56:22Z">
        <w:r>
          <w:t>Codex-verified technical advisory for the University AI System proof of concept. Live endpoint verification on 2026-07-08 HKT found that www.uais.top serves the Vercel/Next UAIS app, while www.uais.site did not verify as the UAIS app from this environment.</w:t>
        </w:r>
      </w:ins>
    </w:p>
    <w:p>
      <w:pPr>
        <w:pBdr>
          <w:bottom w:val="single" w:color="2E75B6" w:sz="6" w:space="6"/>
        </w:pBdr>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Detail</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Prepared for</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Dr. Peter Hu — Founder / Project Owner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Audience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Non-technical founder, the junior developer maintaining UAIS, future engineers, and product stakeholders</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Subject</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UAIS — adaptive learning &amp; teaching platform (proof of concept)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Live environment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del w:id="3" w:author="Codex" w:date="2026-07-08T11:56:22Z">
              <w:r>
                <w:delText>www.uais.top (production)</w:delText>
              </w:r>
            </w:del>
            <w:ins w:id="4" w:author="Codex" w:date="2026-07-08T11:56:22Z">
              <w:r>
                <w:t>Verified UAIS app: www.uais.top. User-stated www.uais.site did not verify as UAIS here; treat as DNS/TLS blocker.</w:t>
              </w:r>
            </w:ins>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Stack reviewed</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Next.js 16 App Router, React 19, TypeScript (strict), Tailwind v4, Vitest, Vercel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Review type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Static senior-level code, architecture, security, and process review</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Date</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8 July 2026</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Classification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Confidential</w:t>
            </w:r>
          </w:p>
        </w:tc>
      </w:tr>
    </w:tbl>
    <w:p>
      <w:pPr>
        <w:spacing w:before="240"/>
      </w:pPr>
      <w:r>
        <w:rPr>
          <w:i/>
          <w:iCs/>
          <w:color w:val="7F7F7F"/>
          <w:sz w:val="18"/>
          <w:szCs w:val="18"/>
        </w:rPr>
        <w:t xml:space="preserve">How to read this report: Section A is a one-page summary for the founder. Sections B–C explain the current state and the ranked issues. Sections D–H are the plan (roadmap, target design, refactoring order, readiness checklist, and an assignable backlog). Sections I–J cover open questions and the bottom-line recommendation.</w:t>
      </w:r>
    </w:p>
    <w:p>
      <w:ins w:id="5" w:author="Codex" w:date="2026-07-08T11:56:22Z">
        <w:r>
          <w:t>Codex verification update (2026-07-08 HKT): this edition verifies the advisory against current source, workbook contents, local Next.js 16 docs, unauthenticated live endpoints, and project gate commands. Key corrections: www.uais.top is the verified Vercel/Next UAIS app; www.uais.site did not verify as UAIS here; the proxy cookie-pair fallback is an active Critical risk; LRS/xAPI analytics code exists but does not replace a relational system of record; lint passed, tests failed before execution due a local aria-query module import failure and worker startup errors, and the production build was inconclusive after a prolonged quiet run.</w:t>
        </w:r>
      </w:ins>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Executive Summary</w:t>
      </w:r>
    </w:p>
    <w:p>
      <w:pPr>
        <w:spacing w:after="120" w:line="276"/>
      </w:pPr>
      <w:del w:id="27" w:author="Codex" w:date="2026-07-08T11:57:13Z">
        <w:r>
          <w:delText>UAIS is a genuinely promising idea sitting on a genuinely fragile foundation. The live product — a bilingual university teaching site with a course plaza, a learner playback view, a human-AI group chatroom, and a teacher workspace — is small, focused, and looks credible. Underneath it, however, is roughly 66,000 lines of TypeScript, 56 API routes, 143 test files, 78 environment variables, and a 38 KB, 25-agent coordination protocol — an enormous amount of enterprise-looking scaffolding wrapped around what is, in substance, a two-course demo backed by mock data.</w:delText>
        </w:r>
      </w:del>
      <w:ins w:id="28" w:author="Codex" w:date="2026-07-08T11:57:13Z">
        <w:r>
          <w:t>UAIS is a genuinely promising idea sitting on a fragile foundation. The verified Vercel/Next app is currently reachable at www.uais.top, while the user-stated www.uais.site endpoint resolves differently and has TLS/domain issues from this environment. The product surface is still small and credible-looking, but the current source surface is 66,068 TypeScript/TSX lines, 56 API routes, 143 test files, 122 distinct env/config names by broad scan, and a 38 KB, 25-agent coordination protocol around a POC that still lacks an implemented managed relational system of record.</w:t>
        </w:r>
      </w:ins>
    </w:p>
    <w:p>
      <w:pPr>
        <w:spacing w:after="120" w:line="276"/>
      </w:pPr>
      <w:r>
        <w:t xml:space="preserve">The central finding of this review is not that UAIS was under-engineered. It is that the effort was </w:t>
      </w:r>
      <w:r>
        <w:rPr>
          <w:b/>
          <w:bCs/>
        </w:rPr>
        <w:t xml:space="preserve">misallocated</w:t>
      </w:r>
      <w:r>
        <w:t xml:space="preserve">: heavily over-built in ceremony (audit endpoints, 'evidence gates,' restore-drills, retention-readiness, release protocols) and under-built where it counts (a real database, real authentication, a maintainable core). This combination is dangerous because it creates a false impression of production-readiness while the fundamentals that protect real users and real data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del w:id="31" w:author="Codex" w:date="2026-07-08T11:57:52Z">
              <w:r>
                <w:delText>~66k</w:delText>
              </w:r>
            </w:del>
            <w:ins w:id="32" w:author="Codex" w:date="2026-07-08T11:57:52Z">
              <w:r>
                <w:t>66,068</w:t>
              </w:r>
            </w:ins>
          </w:p>
          <w:p>
            <w:pPr>
              <w:jc w:val="center"/>
            </w:pPr>
            <w:del w:id="33" w:author="Codex" w:date="2026-07-08T11:57:52Z">
              <w:r>
                <w:delText>lines of TypeScript</w:delText>
              </w:r>
            </w:del>
            <w:ins w:id="34" w:author="Codex" w:date="2026-07-08T11:57:52Z">
              <w:r>
                <w:t>source TS/TSX LOC</w:t>
              </w:r>
            </w:ins>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rPr>
                <w:b/>
                <w:bCs/>
                <w:color w:val="1F3864"/>
                <w:sz w:val="30"/>
                <w:szCs w:val="30"/>
              </w:rPr>
              <w:t xml:space="preserve">56</w:t>
            </w:r>
          </w:p>
          <w:p>
            <w:pPr>
              <w:jc w:val="center"/>
            </w:pPr>
            <w:r>
              <w:rPr>
                <w:color w:val="404040"/>
                <w:sz w:val="16"/>
                <w:szCs w:val="16"/>
              </w:rPr>
              <w:t xml:space="preserve">API routes</w:t>
            </w:r>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del w:id="35" w:author="Codex" w:date="2026-07-08T11:57:52Z">
              <w:r>
                <w:delText>0</w:delText>
              </w:r>
            </w:del>
            <w:ins w:id="36" w:author="Codex" w:date="2026-07-08T11:57:52Z">
              <w:r>
                <w:t>0 implemented</w:t>
              </w:r>
            </w:ins>
          </w:p>
          <w:p>
            <w:pPr>
              <w:jc w:val="center"/>
            </w:pPr>
            <w:del w:id="37" w:author="Codex" w:date="2026-07-08T11:57:52Z">
              <w:r>
                <w:delText>real databases</w:delText>
              </w:r>
            </w:del>
            <w:ins w:id="38" w:author="Codex" w:date="2026-07-08T11:57:52Z">
              <w:r>
                <w:t>managed relational DB adapters</w:t>
              </w:r>
            </w:ins>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rPr>
                <w:b/>
                <w:bCs/>
                <w:color w:val="1F3864"/>
                <w:sz w:val="30"/>
                <w:szCs w:val="30"/>
              </w:rPr>
              <w:t xml:space="preserve">8,153</w:t>
            </w:r>
          </w:p>
          <w:p>
            <w:pPr>
              <w:jc w:val="center"/>
            </w:pPr>
            <w:r>
              <w:rPr>
                <w:color w:val="404040"/>
                <w:sz w:val="16"/>
                <w:szCs w:val="16"/>
              </w:rPr>
              <w:t xml:space="preserve">lines in one file</w:t>
            </w:r>
          </w:p>
        </w:tc>
      </w:tr>
    </w:tbl>
    <w:p>
      <w:pPr>
        <w:spacing w:after="60"/>
      </w:pPr>
      <w:r>
        <w:t xml:space="preserve"/>
      </w:r>
    </w:p>
    <w:p>
      <w:pPr>
        <w:pStyle w:val="Heading2"/>
      </w:pPr>
      <w:r>
        <w:t xml:space="preserve">The three biggest risks</w:t>
      </w:r>
    </w:p>
    <w:p>
      <w:pPr>
        <w:pStyle w:val="ListParagraph"/>
        <w:numPr>
          <w:ilvl w:val="0"/>
          <w:numId w:val="2"/>
        </w:numPr>
        <w:spacing w:after="60" w:line="264"/>
      </w:pPr>
      <w:del w:id="6" w:author="Codex" w:date="2026-07-08T11:56:22Z">
        <w:r>
          <w:delText>No real database. User accounts, enrollments, gradebooks, and learning records are held in mock files, local JSON, and in-memory maps. On Vercel's serverless platform that storage is ephemeral and not shared between instances, so real data can be silently lost or corrupted the moment people start using the site.</w:delText>
        </w:r>
      </w:del>
      <w:ins w:id="7" w:author="Codex" w:date="2026-07-08T11:56:22Z">
        <w:r>
          <w:t>No implemented managed relational system of record. User accounts, enrollments, gradebooks, and core product state still rely on mock/local JSON/external JSON-style paths in this checkout. UAIS has real LRS/xAPI event plumbing for learning analytics, but that analytics sink does not replace a durable application database.</w:t>
        </w:r>
      </w:ins>
    </w:p>
    <w:p>
      <w:pPr>
        <w:pStyle w:val="ListParagraph"/>
        <w:numPr>
          <w:ilvl w:val="0"/>
          <w:numId w:val="2"/>
        </w:numPr>
        <w:spacing w:after="60" w:line="264"/>
      </w:pPr>
      <w:del w:id="8" w:author="Codex" w:date="2026-07-08T11:56:22Z">
        <w:r>
          <w:delText>Authentication is not yet trustworthy. The login gate in middleware treats the mere presence of two cookies as 'logged in' (no signature check), and demo credentials (shared local-demo credentials) are hard-coded and appear to be enabled in production — so anyone with the shared password can act as a teacher and see student information.</w:delText>
        </w:r>
      </w:del>
      <w:ins w:id="9" w:author="Codex" w:date="2026-07-08T11:56:22Z">
        <w:r>
          <w:t>Authentication is not yet trustworthy. The `proxy.ts` gate treats the mere presence of the app-session cookie pair as logged in when signature validation fails, and the codebase still contains shared local-demo accounts plus an explicit production demo-auth override flag. This review did not perform a live credential login; production enablement must be verified from redacted environment evidence and disabled before real users are invited.</w:t>
        </w:r>
      </w:ins>
    </w:p>
    <w:p>
      <w:pPr>
        <w:pStyle w:val="ListParagraph"/>
        <w:numPr>
          <w:ilvl w:val="0"/>
          <w:numId w:val="2"/>
        </w:numPr>
        <w:spacing w:after="60" w:line="264"/>
      </w:pPr>
      <w:r>
        <w:rPr>
          <w:b/>
          <w:bCs/>
        </w:rPr>
        <w:t xml:space="preserve">The codebase is hard to change safely.</w:t>
      </w:r>
      <w:r>
        <w:t xml:space="preserve"> Several files run to thousands of lines (one is 8,153), business logic is tangled into the UI, and the test suite mostly exercises release ceremony rather than the flows students and teachers actually use.</w:t>
      </w:r>
    </w:p>
    <w:p>
      <w:pPr>
        <w:pStyle w:val="Heading2"/>
      </w:pPr>
      <w:r>
        <w:t xml:space="preserve">The most important priorities (next 3 months)</w:t>
      </w:r>
    </w:p>
    <w:p>
      <w:pPr>
        <w:pStyle w:val="ListParagraph"/>
        <w:numPr>
          <w:ilvl w:val="0"/>
          <w:numId w:val="3"/>
        </w:numPr>
        <w:spacing w:after="60" w:line="264"/>
      </w:pPr>
      <w:r>
        <w:rPr>
          <w:b/>
          <w:bCs/>
        </w:rPr>
        <w:t xml:space="preserve">Weeks 1–2 — stop the bleeding:</w:t>
      </w:r>
      <w:r>
        <w:t xml:space="preserve"> fix the auth bypass, disable production demo auth, enforce real secrets, and add error tracking + uptime monitoring. None of this touches the big UI files, so it is low-risk.</w:t>
      </w:r>
    </w:p>
    <w:p>
      <w:pPr>
        <w:pStyle w:val="ListParagraph"/>
        <w:numPr>
          <w:ilvl w:val="0"/>
          <w:numId w:val="3"/>
        </w:numPr>
        <w:spacing w:after="60" w:line="264"/>
      </w:pPr>
      <w:r>
        <w:rPr>
          <w:b/>
          <w:bCs/>
        </w:rPr>
        <w:t xml:space="preserve">Weeks 3–4 — get organized:</w:t>
      </w:r>
      <w:r>
        <w:t xml:space="preserve"> declare a 'core POC' scope and park the experimental modules, write a real onboarding runbook, add staging/preview environments, and design the database schema.</w:t>
      </w:r>
    </w:p>
    <w:p>
      <w:pPr>
        <w:pStyle w:val="ListParagraph"/>
        <w:numPr>
          <w:ilvl w:val="0"/>
          <w:numId w:val="3"/>
        </w:numPr>
        <w:spacing w:after="60" w:line="264"/>
      </w:pPr>
      <w:r>
        <w:rPr>
          <w:b/>
          <w:bCs/>
        </w:rPr>
        <w:t xml:space="preserve">Month 2 — build the missing foundation:</w:t>
      </w:r>
      <w:r>
        <w:t xml:space="preserve"> introduce a managed database behind the existing storage abstraction, consolidate to one auth model with an admin role, and begin splitting the two most-changed God-files.</w:t>
      </w:r>
    </w:p>
    <w:p>
      <w:pPr>
        <w:pStyle w:val="ListParagraph"/>
        <w:numPr>
          <w:ilvl w:val="0"/>
          <w:numId w:val="3"/>
        </w:numPr>
        <w:spacing w:after="60" w:line="264"/>
      </w:pPr>
      <w:r>
        <w:rPr>
          <w:b/>
          <w:bCs/>
        </w:rPr>
        <w:t xml:space="preserve">Month 3 — harden and expand carefully:</w:t>
      </w:r>
      <w:r>
        <w:t xml:space="preserve"> finish the critical-flow tests, lay the minimal adaptive-learning data foundation, do a performance/accessibility pass, and invite a small real cohort behind a readiness checklist.</w:t>
      </w:r>
    </w:p>
    <w:p>
      <w:pPr>
        <w:spacing w:after="120" w:line="276"/>
      </w:pPr>
      <w:r>
        <w:rPr>
          <w:b/>
          <w:bCs/>
        </w:rPr>
        <w:t xml:space="preserve">Bottom line (see Section J):</w:t>
      </w:r>
      <w:r>
        <w:t xml:space="preserve"> do not rebuild from scratch, and do not keep extending the current codebase as-is. </w:t>
      </w:r>
      <w:r>
        <w:rPr>
          <w:b/>
          <w:bCs/>
        </w:rPr>
        <w:t xml:space="preserve">Partially refactor</w:t>
      </w:r>
      <w:r>
        <w:t xml:space="preserve">: keep the frontend and modern stack, replace the persistence and auth layers with real ones behind the abstractions that already exist, aggressively cut the enterprise ceremony, and redirect testing to real user journeys. UAIS can be made safe to change within three months — but only if the next quarter is spent on foundations, not features.</w:t>
      </w:r>
    </w:p>
    <w:p>
      <w:r>
        <w:br w:type="page"/>
      </w:r>
    </w:p>
    <w:p>
      <w:pPr>
        <w:pStyle w:val="Heading1"/>
      </w:pPr>
      <w:r>
        <w:t xml:space="preserve">B. Current System Assessment</w:t>
      </w:r>
    </w:p>
    <w:p>
      <w:pPr>
        <w:spacing w:after="120" w:line="276"/>
      </w:pPr>
      <w:r>
        <w:t xml:space="preserve">This section describes the system as it appears from a static review of the codebase and the live site. Where something could not be confirmed without running the app or the owner's infrastructure, it is labelled as an assumption or risk (see Section I).</w:t>
      </w:r>
    </w:p>
    <w:p>
      <w:pPr>
        <w:pStyle w:val="Heading2"/>
      </w:pPr>
      <w:r>
        <w:t xml:space="preserve">Architecture at a glance</w:t>
      </w:r>
    </w:p>
    <w:p>
      <w:pPr>
        <w:spacing w:after="120" w:line="276"/>
      </w:pPr>
      <w:del w:id="10" w:author="Codex" w:date="2026-07-08T11:56:22Z">
        <w:r>
          <w:delText>UAIS is a single Next.js 16 App Router application (React 19, TypeScript in strict mode, Tailwind v4), deployed on Vercel and served at www.uais.top. Routing, pages, and API endpoints all live in one project under src/app, with shared data and helpers under src/data, src/i18n, src/lib, and src/components. The interface is bilingual with Simplified Chinese as the default locale. This is a sensible, modern baseline and is one of the project's real strengths.</w:delText>
        </w:r>
      </w:del>
      <w:ins w:id="11" w:author="Codex" w:date="2026-07-08T11:56:22Z">
        <w:r>
          <w:t>UAIS is a single Next.js 16 App Router application (React 19, TypeScript in strict mode, Tailwind v4). The verified Vercel/Next deployment is www.uais.top; www.uais.site currently resolves to a different Apache/PHP UDAI login flow and fails normal TLS verification here, so the canonical production URL must be clarified. Routing, pages, and API endpoints live under src/app, with shared data and helpers under src/data, src/i18n, src/lib, and src/components. The bilingual Simplified Chinese default interface remains a real strength.</w:t>
        </w:r>
      </w:ins>
    </w:p>
    <w:p>
      <w:pPr>
        <w:spacing w:after="120" w:line="276"/>
      </w:pPr>
      <w:r>
        <w:t xml:space="preserve">Request protection is handled by src/proxy.ts — in Next.js 16 the former middleware.ts convention was renamed to proxy.ts, so this file is the live edge gate. It redirects unauthenticated visitors to /login and applies coarse role routing. Two authentication mechanisms coexist: a signed HMAC 'app session' cookie for students and teachers, and a separate 'teacher OIDC' cookie chain.</w:t>
      </w:r>
    </w:p>
    <w:p>
      <w:pPr>
        <w:spacing w:after="120" w:line="276"/>
      </w:pPr>
      <w:del w:id="29" w:author="Codex" w:date="2026-07-08T11:57:13Z">
        <w:r>
          <w:delText>Persistence is the weak point. There is no relational database, no ORM, and no migrations. Domain data begins as a 553-line mock in src/data/uais.ts; server-side 'stores' then persist to local JSON directories and serialize writes with in-process Maps. An optional 'external storage' HTTP backend exists but may not be configured in production. A large family of endpoints simulates enterprise durability — backups, restore-drills, lifecycle audits, retention-readiness — without a real datastore beneath them.</w:delText>
        </w:r>
      </w:del>
      <w:ins w:id="30" w:author="Codex" w:date="2026-07-08T11:57:13Z">
        <w:r>
          <w:t>Persistence remains the weak point. There is no implemented managed relational database adapter, ORM schema, or migration path in the current checkout. Domain data begins as a 553-line mock in src/data/uais.ts; teaching stores persist JSON snapshots/logs and serialize some writes with in-process Maps. The external storage service improves separation but still uses JSON/JSONL snapshot and append semantics in this repo. UAIS does have real LRS/xAPI learning-record code, but that is an analytics/event sink, not the relational system of record needed for users, courses, enrollments, submissions, and durable product state.</w:t>
        </w:r>
      </w:ins>
    </w:p>
    <w:p>
      <w:pPr>
        <w:pStyle w:val="Heading2"/>
      </w:pPr>
      <w:r>
        <w:t xml:space="preserve">Development maturity</w:t>
      </w:r>
    </w:p>
    <w:p>
      <w:pPr>
        <w:spacing w:after="120" w:line="276"/>
      </w:pPr>
      <w:r>
        <w:t xml:space="preserve">The project shows the fingerprints of rapid AI-assisted ('vibe') coding by a junior developer: extremely verbose auto-generated identifiers (for example saveTeachingCourseExportRedactionValidationRecord and production-database-adapter-evidence), parallel and overlapping layers (a 'store', an 'external-store', and a 'route-service' for the same concern), and a great deal of aspirational or ceremonial code. The AGENTS.md file describes a 25-agent nightly-meeting coordination protocol — impressive as an artifact, but far heavier than a one- or two-person team needs, and itself a source of overhead and confusion.</w:t>
      </w:r>
    </w:p>
    <w:p>
      <w:pPr>
        <w:spacing w:after="120" w:line="276"/>
      </w:pPr>
      <w:r>
        <w:t xml:space="preserve">Tooling is modern and mostly healthy: npm scripts for dev/build/lint/test, ESLint, Vitest, and Vercel analytics are all present. The README is honest and readable. The problem is proportion, not absence: the machinery around the product dwarfs the product.</w:t>
      </w:r>
    </w:p>
    <w:p>
      <w:pPr>
        <w:pStyle w:val="Heading2"/>
      </w:pPr>
      <w:r>
        <w:t xml:space="preserve">What is genuinely good</w:t>
      </w:r>
    </w:p>
    <w:p>
      <w:pPr>
        <w:pStyle w:val="ListParagraph"/>
        <w:numPr>
          <w:ilvl w:val="0"/>
          <w:numId w:val="3"/>
        </w:numPr>
        <w:spacing w:after="60" w:line="264"/>
      </w:pPr>
      <w:r>
        <w:t xml:space="preserve">A modern, well-supported stack (Next.js App Router, React 19, TypeScript strict, Tailwind) that future engineers will recognize.</w:t>
      </w:r>
    </w:p>
    <w:p>
      <w:pPr>
        <w:pStyle w:val="ListParagraph"/>
        <w:numPr>
          <w:ilvl w:val="0"/>
          <w:numId w:val="3"/>
        </w:numPr>
        <w:spacing w:after="60" w:line="264"/>
      </w:pPr>
      <w:r>
        <w:t xml:space="preserve">Bilingual copy handled cleanly through a central i18n module, with Chinese as the default — a real product differentiator.</w:t>
      </w:r>
    </w:p>
    <w:p>
      <w:pPr>
        <w:pStyle w:val="ListParagraph"/>
        <w:numPr>
          <w:ilvl w:val="0"/>
          <w:numId w:val="3"/>
        </w:numPr>
        <w:spacing w:after="60" w:line="264"/>
      </w:pPr>
      <w:r>
        <w:t xml:space="preserve">Sensible module boundaries in the abstract (data, i18n, lib, components, providers), and a storage-contract abstraction that — used properly — is exactly the seam needed to introduce a real database without rewriting pages.</w:t>
      </w:r>
    </w:p>
    <w:p>
      <w:pPr>
        <w:pStyle w:val="ListParagraph"/>
        <w:numPr>
          <w:ilvl w:val="0"/>
          <w:numId w:val="3"/>
        </w:numPr>
        <w:spacing w:after="60" w:line="264"/>
      </w:pPr>
      <w:del w:id="12" w:author="Codex" w:date="2026-07-08T11:56:22Z">
        <w:r>
          <w:delText>API routes that already perform their own signed-session and course-ownership checks, which limits the impact of the weaker middleware gate.</w:delText>
        </w:r>
      </w:del>
      <w:ins w:id="13" w:author="Codex" w:date="2026-07-08T11:56:22Z">
        <w:r>
          <w:t>Core API routes already perform signed-session and course-ownership checks, which limits the impact of the weaker proxy gate. UAIS also has meaningful LRS/xAPI analytics plumbing: an event catalog, queue/query layer, analytics summaries, and smoke tests.</w:t>
        </w:r>
      </w:ins>
    </w:p>
    <w:p>
      <w:pPr>
        <w:pStyle w:val="ListParagraph"/>
        <w:numPr>
          <w:ilvl w:val="0"/>
          <w:numId w:val="3"/>
        </w:numPr>
        <w:spacing w:after="60" w:line="264"/>
      </w:pPr>
      <w:r>
        <w:t xml:space="preserve">A working, presentable live site with a clean login and a coherent visual language.</w:t>
      </w:r>
    </w:p>
    <w:p>
      <w:pPr>
        <w:pStyle w:val="Heading2"/>
      </w:pPr>
      <w:r>
        <w:t xml:space="preserve">What is concerning</w:t>
      </w:r>
    </w:p>
    <w:p>
      <w:pPr>
        <w:pStyle w:val="ListParagraph"/>
        <w:numPr>
          <w:ilvl w:val="0"/>
          <w:numId w:val="3"/>
        </w:numPr>
        <w:spacing w:after="60" w:line="264"/>
      </w:pPr>
      <w:r>
        <w:t xml:space="preserve">No durable data layer; 'backups' and 'restore-drills' are simulations.</w:t>
      </w:r>
    </w:p>
    <w:p>
      <w:pPr>
        <w:pStyle w:val="ListParagraph"/>
        <w:numPr>
          <w:ilvl w:val="0"/>
          <w:numId w:val="3"/>
        </w:numPr>
        <w:spacing w:after="60" w:line="264"/>
      </w:pPr>
      <w:r>
        <w:t xml:space="preserve">An authentication gate that does not actually authenticate, plus shared demo credentials apparently live in production.</w:t>
      </w:r>
    </w:p>
    <w:p>
      <w:pPr>
        <w:pStyle w:val="ListParagraph"/>
        <w:numPr>
          <w:ilvl w:val="0"/>
          <w:numId w:val="3"/>
        </w:numPr>
        <w:spacing w:after="60" w:line="264"/>
      </w:pPr>
      <w:r>
        <w:t xml:space="preserve">God-files and UI/logic entanglement that make safe change very hard.</w:t>
      </w:r>
    </w:p>
    <w:p>
      <w:pPr>
        <w:pStyle w:val="ListParagraph"/>
        <w:numPr>
          <w:ilvl w:val="0"/>
          <w:numId w:val="3"/>
        </w:numPr>
        <w:spacing w:after="60" w:line="264"/>
      </w:pPr>
      <w:r>
        <w:t xml:space="preserve">Testing and process effort aimed at ceremony rather than real user flows.</w:t>
      </w:r>
    </w:p>
    <w:p>
      <w:pPr>
        <w:pStyle w:val="ListParagraph"/>
        <w:numPr>
          <w:ilvl w:val="0"/>
          <w:numId w:val="3"/>
        </w:numPr>
        <w:spacing w:after="60" w:line="264"/>
      </w:pPr>
      <w:del w:id="14" w:author="Codex" w:date="2026-07-08T11:56:22Z">
        <w:r>
          <w:delText>A configuration and scope surface (78 env vars, 56 routes, 25-agent protocol) far larger than a POC can justify.</w:delText>
        </w:r>
      </w:del>
      <w:ins w:id="15" w:author="Codex" w:date="2026-07-08T11:56:22Z">
        <w:r>
          <w:t>A configuration and scope surface (122 distinct env/config names by broad scan, 56 routes, 25-agent protocol) far larger than a POC can justify.</w:t>
        </w:r>
      </w:ins>
    </w:p>
    <w:p>
      <w:r>
        <w:br w:type="page"/>
      </w:r>
    </w:p>
    <w:p>
      <w:pPr>
        <w:pStyle w:val="Heading1"/>
      </w:pPr>
      <w:r>
        <w:t xml:space="preserve">C. Major Issues</w:t>
      </w:r>
    </w:p>
    <w:p>
      <w:pPr>
        <w:spacing w:after="120" w:line="276"/>
      </w:pPr>
      <w:r>
        <w:t xml:space="preserve">The table ranks the most important issues by severity and urgency. Full detail for each — evidence, why it matters, risk if ignored, recommended fix, effort, owner, and priority — follows the table. Severity reflects impact on users and data; priority reflects the recommended window in the 3-month plan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860"/>
        <w:gridCol w:w="1140"/>
        <w:gridCol w:w="900"/>
        <w:gridCol w:w="1050"/>
        <w:gridCol w:w="1850"/>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ID</w:t>
            </w:r>
          </w:p>
        </w:tc>
        <w:tc>
          <w:tcPr>
            <w:tcW w:type="dxa" w:w="38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Issue</w:t>
            </w:r>
          </w:p>
        </w:tc>
        <w:tc>
          <w:tcPr>
            <w:tcW w:type="dxa" w:w="11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Severity</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Effort</w:t>
            </w:r>
          </w:p>
        </w:tc>
        <w:tc>
          <w:tcPr>
            <w:tcW w:type="dxa" w:w="10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Owner</w:t>
            </w:r>
          </w:p>
        </w:tc>
        <w:tc>
          <w:tcPr>
            <w:tcW w:type="dxa" w:w="18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Priority</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I-01</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del w:id="39" w:author="Codex" w:date="2026-07-08T12:03:25Z">
              <w:r>
                <w:delText>No real database — data lives in mock files, JSON, and in-memory maps</w:delText>
              </w:r>
            </w:del>
            <w:ins w:id="40" w:author="Codex" w:date="2026-07-08T12:03:25Z">
              <w:r>
                <w:t>No implemented managed relational system of record — core app state still depends on mock files, JSON, and in-memory maps</w:t>
              </w:r>
            </w:ins>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I-02</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del w:id="41" w:author="Codex" w:date="2026-07-08T12:03:25Z">
              <w:r>
                <w:delText>Login gate in middleware can be bypassed with two arbitrary cookies</w:delText>
              </w:r>
            </w:del>
            <w:ins w:id="42" w:author="Codex" w:date="2026-07-08T12:03:25Z">
              <w:r>
                <w:t>Proxy login gate accepts an unsigned app-session cookie pair when validation fails</w:t>
              </w:r>
            </w:ins>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I-03</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del w:id="43" w:author="Codex" w:date="2026-07-08T12:03:25Z">
              <w:r>
                <w:delText>Demo credentials hardcoded in source and apparently enabled in production</w:delText>
              </w:r>
            </w:del>
            <w:ins w:id="44" w:author="Codex" w:date="2026-07-08T12:03:25Z">
              <w:r>
                <w:t>Demo credentials hardcoded in source; production override exists but live enablement was not verified</w:t>
              </w:r>
            </w:ins>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I-04</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God-files: single source files up to 8,000+ lines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I-05</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Severe scope sprawl — enterprise 'ceremony' wrapped around a tiny product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product owner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I-06</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Two overlapping authentication systems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I-07</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admin/operator role; RBAC is only teacher/student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I-08</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Business logic entangled with UI inside page components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I-09</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Testing effort is misallocated to release/audit ceremony, not user flows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Junior (senior guidance)</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 → 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I-10</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error tracking, structured logging, or uptime monitoring</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 / senior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I-11</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Secrets hygiene: hardcoded dev signing secret and loose key files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 / owner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I-12</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staging/preview separation — production is the only environment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I-13</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File/JSON persistence and per-process queues do not scale beyond one instance</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I-14</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 client bundles from huge client components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Junior + senior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I-15</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Adaptive learning is aspirational, not wired to real data</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I-16</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API surface is undocumented and validation is uneven</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I-17</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Documentation does not match a small team; onboarding runbook missing</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I-18</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simple rollback runbook; build artifacts committed</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bl>
    <w:p>
      <w:pPr>
        <w:spacing w:after="80"/>
      </w:pPr>
      <w:r>
        <w:rPr>
          <w:i/>
          <w:iCs/>
          <w:color w:val="7F7F7F"/>
          <w:sz w:val="18"/>
          <w:szCs w:val="18"/>
        </w:rPr>
        <w:t xml:space="preserve">Owners: 'Senior engineer' = needs experienced judgment; 'Junior' = suitable for the current maintainer with guidance; 'DevOps' = deployment/infra; 'Product owner' = scope/priority decisions.</w:t>
      </w:r>
    </w:p>
    <w:p>
      <w:pPr>
        <w:spacing w:after="60"/>
      </w:pPr>
      <w:r>
        <w:t xml:space="preserve"/>
      </w:r>
    </w:p>
    <w:p>
      <w:pPr>
        <w:pStyle w:val="Heading2"/>
      </w:pPr>
      <w:r>
        <w:t xml:space="preserve">Issue detail</w:t>
      </w:r>
    </w:p>
    <w:p>
      <w:ins w:id="16" w:author="Codex" w:date="2026-07-08T11:56:22Z">
        <w:r>
          <w:t>I-00 Canonical deployment URL and TLS mismatch — Severity Critical • Area: Deployment / Trust • Effort: Small • Owner: DevOps / owner • Priority: Immediate. Evidence / likely symptom: www.uais.top serves the Vercel/Next UAIS login page, while www.uais.site fails normal TLS verification from this environment and, when fetched without verification, serves an Apache/PHP UDAI login page. Why it matters: stakeholders and real users cannot safely evaluate or trust a POC whose stated production host is ambiguous or misconfigured. Recommended fix: choose the canonical host, correct DNS/TLS/Vercel binding, and update advisory, README, terms/privacy, and screenshots.</w:t>
        </w:r>
      </w:ins>
    </w:p>
    <w:p>
      <w:pPr>
        <w:pStyle w:val="Heading3"/>
        <w:keepNext/>
      </w:pPr>
      <w:del w:id="45" w:author="Codex" w:date="2026-07-08T12:04:17Z">
        <w:r>
          <w:delText>I-01  No real database — data lives in mock files, JSON, and in-memory maps</w:delText>
        </w:r>
      </w:del>
      <w:ins w:id="46" w:author="Codex" w:date="2026-07-08T12:04:17Z">
        <w:r>
          <w:t>I-01  No implemented managed relational system of record — core state still depends on files, JSON, and memory maps</w:t>
        </w:r>
      </w:ins>
    </w:p>
    <w:p>
      <w:pPr>
        <w:spacing w:after="80"/>
      </w:pPr>
      <w:r>
        <w:rPr>
          <w:b/>
          <w:bCs/>
          <w:color w:val="C00000"/>
          <w:sz w:val="18"/>
          <w:szCs w:val="18"/>
        </w:rPr>
        <w:t xml:space="preserve">Severity Critical</w:t>
      </w:r>
      <w:r>
        <w:rPr>
          <w:color w:val="404040"/>
          <w:sz w:val="18"/>
          <w:szCs w:val="18"/>
        </w:rPr>
        <w:t xml:space="preserve">   •   Area: Data / Architecture   •   Effort: Large   •   Owner: Senior engineer   •   Priority: Month 1–2</w:t>
      </w:r>
    </w:p>
    <w:p>
      <w:pPr>
        <w:spacing w:after="70"/>
        <w:ind w:left="60"/>
      </w:pPr>
      <w:r>
        <w:rPr>
          <w:b/>
          <w:bCs/>
          <w:color w:val="1F3864"/>
          <w:sz w:val="19"/>
          <w:szCs w:val="19"/>
        </w:rPr>
        <w:t xml:space="preserve">Evidence / likely symptom:  </w:t>
      </w:r>
      <w:r>
        <w:t xml:space="preserve">src/data/uais.ts is a 553-line mock; server 'stores' persist to local JSON directories and coordinate writes with per-process `new Map()` queues (e.g. localTeachingOperationWriteQueues in teaching-operations-store.ts); there is no schema, ORM, or migrations. The 'external storage' backend is an optional HTTP adapter that may not be configured in production.</w:t>
      </w:r>
    </w:p>
    <w:p>
      <w:pPr>
        <w:spacing w:after="70"/>
        <w:ind w:left="60"/>
      </w:pPr>
      <w:r>
        <w:rPr>
          <w:b/>
          <w:bCs/>
          <w:color w:val="1F3864"/>
          <w:sz w:val="19"/>
          <w:szCs w:val="19"/>
        </w:rPr>
        <w:t xml:space="preserve">Why it matters:  </w:t>
      </w:r>
      <w:r>
        <w:t xml:space="preserve">Vercel's serverless filesystem is ephemeral and not shared across instances. User accounts, enrollments, gradebooks, and learning records written this way do not reliably persist and are not consistent between requests. The 'backup' and 'restore-drill' endpoints simulate durability rather than provide it.</w:t>
      </w:r>
    </w:p>
    <w:p>
      <w:pPr>
        <w:spacing w:after="70"/>
        <w:ind w:left="60"/>
      </w:pPr>
      <w:r>
        <w:rPr>
          <w:b/>
          <w:bCs/>
          <w:color w:val="1F3864"/>
          <w:sz w:val="19"/>
          <w:szCs w:val="19"/>
        </w:rPr>
        <w:t xml:space="preserve">Risk if ignored:  </w:t>
      </w:r>
      <w:r>
        <w:t xml:space="preserve">Silent data loss or corruption the moment real students and teachers are invited; analytics and adaptive features cannot be built on a non-persistent foundation.</w:t>
      </w:r>
    </w:p>
    <w:p>
      <w:pPr>
        <w:spacing w:after="70"/>
        <w:ind w:left="60"/>
      </w:pPr>
      <w:r>
        <w:rPr>
          <w:b/>
          <w:bCs/>
          <w:color w:val="1F3864"/>
          <w:sz w:val="19"/>
          <w:szCs w:val="19"/>
        </w:rPr>
        <w:t xml:space="preserve">Recommended fix:  </w:t>
      </w:r>
      <w:r>
        <w:t xml:space="preserve">Adopt a managed Postgres (Vercel Postgres / Neon / Supabase) with a thin ORM (Prisma or Drizzle) and real migrations. Implement it behind the existing storage-contract abstraction so page code does not change. Keep the schema small: users, courses, lessons, enrollments, assessments, submissions, learning_events.</w:t>
      </w:r>
    </w:p>
    <w:p>
      <w:pPr>
        <w:spacing w:after="120"/>
      </w:pPr>
      <w:r>
        <w:t xml:space="preserve"/>
      </w:r>
    </w:p>
    <w:p>
      <w:pPr>
        <w:pStyle w:val="Heading3"/>
        <w:keepNext/>
      </w:pPr>
      <w:del w:id="47" w:author="Codex" w:date="2026-07-08T12:04:17Z">
        <w:r>
          <w:delText>I-02  Login gate in middleware can be bypassed with two arbitrary cookies</w:delText>
        </w:r>
      </w:del>
      <w:ins w:id="48" w:author="Codex" w:date="2026-07-08T12:04:17Z">
        <w:r>
          <w:t>I-02  Proxy login gate accepts an unsigned app-session cookie pair when validation fails</w:t>
        </w:r>
      </w:ins>
    </w:p>
    <w:p>
      <w:pPr>
        <w:spacing w:after="80"/>
      </w:pPr>
      <w:r>
        <w:rPr>
          <w:b/>
          <w:bCs/>
          <w:color w:val="C00000"/>
          <w:sz w:val="18"/>
          <w:szCs w:val="18"/>
        </w:rPr>
        <w:t xml:space="preserve">Severity Critical</w:t>
      </w:r>
      <w:r>
        <w:rPr>
          <w:color w:val="404040"/>
          <w:sz w:val="18"/>
          <w:szCs w:val="18"/>
        </w:rPr>
        <w:t xml:space="preserve">   •   Area: Authentication   •   Effort: Small   •   Owner: Senior engineer   •   Priority: Weeks 1–2</w:t>
      </w:r>
    </w:p>
    <w:p>
      <w:pPr>
        <w:spacing w:after="70"/>
        <w:ind w:left="60"/>
      </w:pPr>
      <w:r>
        <w:rPr>
          <w:b/>
          <w:bCs/>
          <w:color w:val="1F3864"/>
          <w:sz w:val="19"/>
          <w:szCs w:val="19"/>
        </w:rPr>
        <w:t xml:space="preserve">Evidence / likely symptom:  </w:t>
      </w:r>
      <w:r>
        <w:t xml:space="preserve">src/proxy.ts computes `authenticated = Boolean(appSessionUser) || trustedTeacherSession || appSessionCookiePair`. hasUaisAppSessionCookiePair() only checks that the two cookie NAMES have any non-empty value — it never verifies the HMAC signature. Setting uais_app_session=x and uais_app_session_signature=y passes the gate; role becomes undefined so the role-routing check is skipped.</w:t>
      </w:r>
    </w:p>
    <w:p>
      <w:pPr>
        <w:spacing w:after="70"/>
        <w:ind w:left="60"/>
      </w:pPr>
      <w:r>
        <w:rPr>
          <w:b/>
          <w:bCs/>
          <w:color w:val="1F3864"/>
          <w:sz w:val="19"/>
          <w:szCs w:val="19"/>
        </w:rPr>
        <w:t xml:space="preserve">Why it matters:  </w:t>
      </w:r>
      <w:r>
        <w:t xml:space="preserve">The login redirect is the first thing a visitor hits. A presence-only check does not actually authenticate anyone.</w:t>
      </w:r>
    </w:p>
    <w:p>
      <w:pPr>
        <w:spacing w:after="70"/>
        <w:ind w:left="60"/>
      </w:pPr>
      <w:r>
        <w:rPr>
          <w:b/>
          <w:bCs/>
          <w:color w:val="1F3864"/>
          <w:sz w:val="19"/>
          <w:szCs w:val="19"/>
        </w:rPr>
        <w:t xml:space="preserve">Risk if ignored:  </w:t>
      </w:r>
      <w:r>
        <w:t xml:space="preserve">Unauthenticated visitors reach protected pages. Any page that trusts the middleware alone could expose data. Erodes trust on an education platform.</w:t>
      </w:r>
    </w:p>
    <w:p>
      <w:pPr>
        <w:spacing w:after="70"/>
        <w:ind w:left="60"/>
      </w:pPr>
      <w:r>
        <w:rPr>
          <w:b/>
          <w:bCs/>
          <w:color w:val="1F3864"/>
          <w:sz w:val="19"/>
          <w:szCs w:val="19"/>
        </w:rPr>
        <w:t xml:space="preserve">Recommended fix:  </w:t>
      </w:r>
      <w:r>
        <w:t xml:space="preserve">Remove the appSessionCookiePair fallback. Treat a request as authenticated only when a signed app-session (or verified teacher session) validates. Add a regression test that a forged cookie pair is rejected. Note: API routes already verify signed sessions and course ownership independently, so today this is primarily a UI-gate / defense-in-depth failure — but it must still be fixed.</w:t>
      </w:r>
    </w:p>
    <w:p>
      <w:pPr>
        <w:spacing w:after="120"/>
      </w:pPr>
      <w:r>
        <w:t xml:space="preserve"/>
      </w:r>
    </w:p>
    <w:p>
      <w:pPr>
        <w:pStyle w:val="Heading3"/>
        <w:keepNext/>
      </w:pPr>
      <w:del w:id="49" w:author="Codex" w:date="2026-07-08T12:04:17Z">
        <w:r>
          <w:delText>I-03  Demo credentials hardcoded in source and apparently enabled in production</w:delText>
        </w:r>
      </w:del>
      <w:ins w:id="50" w:author="Codex" w:date="2026-07-08T12:04:17Z">
        <w:r>
          <w:t>I-03  Demo credentials are hardcoded; production override exists but live enablement was not verified</w:t>
        </w:r>
      </w:ins>
    </w:p>
    <w:p>
      <w:pPr>
        <w:spacing w:after="80"/>
      </w:pPr>
      <w:r>
        <w:rPr>
          <w:b/>
          <w:bCs/>
          <w:color w:val="C00000"/>
          <w:sz w:val="18"/>
          <w:szCs w:val="18"/>
        </w:rPr>
        <w:t xml:space="preserve">Severity Critical</w:t>
      </w:r>
      <w:r>
        <w:rPr>
          <w:color w:val="404040"/>
          <w:sz w:val="18"/>
          <w:szCs w:val="18"/>
        </w:rPr>
        <w:t xml:space="preserve">   •   Area: Auth / Privacy   •   Effort: Medium   •   Owner: Senior engineer   •   Priority: Weeks 1–2</w:t>
      </w:r>
    </w:p>
    <w:p>
      <w:pPr>
        <w:spacing w:after="70"/>
        <w:ind w:left="60"/>
      </w:pPr>
      <w:del w:id="17" w:author="Codex" w:date="2026-07-08T11:56:22Z">
        <w:r>
          <w:delText>Evidence / likely symptom:  src/lib/server/uais-app-auth-provider.ts hard-codes localDemoAccounts: shared local-demo credentials (teacher) and shared local-demo credentials (student). The default account shared for the live site is shared local-demo credentials, and www.uais.top/login accepts account+password — implying UAIS_APP_ALLOW_PRODUCTION_DEMO_AUTH is switched on in production.</w:delText>
        </w:r>
      </w:del>
      <w:ins w:id="18" w:author="Codex" w:date="2026-07-08T11:56:22Z">
        <w:r>
          <w:t>Evidence / likely symptom:  src/lib/server/uais-app-auth-provider.ts contains shared local-demo teacher/student accounts. Current code supports an explicit UAIS_APP_ALLOW_PRODUCTION_DEMO_AUTH override for production local-demo access. This review did not perform a live credential login, so production enablement remains a redacted environment question, not a confirmed exploit result.</w:t>
        </w:r>
      </w:ins>
    </w:p>
    <w:p>
      <w:pPr>
        <w:spacing w:after="70"/>
        <w:ind w:left="60"/>
      </w:pPr>
      <w:r>
        <w:rPr>
          <w:b/>
          <w:bCs/>
          <w:color w:val="1F3864"/>
          <w:sz w:val="19"/>
          <w:szCs w:val="19"/>
        </w:rPr>
        <w:t xml:space="preserve">Why it matters:  </w:t>
      </w:r>
      <w:r>
        <w:t xml:space="preserve">Anyone who knows the shared password logs in as a teacher, and teachers can see student information. There is no per-user identity or accountability.</w:t>
      </w:r>
    </w:p>
    <w:p>
      <w:pPr>
        <w:spacing w:after="70"/>
        <w:ind w:left="60"/>
      </w:pPr>
      <w:r>
        <w:rPr>
          <w:b/>
          <w:bCs/>
          <w:color w:val="1F3864"/>
          <w:sz w:val="19"/>
          <w:szCs w:val="19"/>
        </w:rPr>
        <w:t xml:space="preserve">Risk if ignored:  </w:t>
      </w:r>
      <w:r>
        <w:t xml:space="preserve">Unauthorized access to student data and a privacy incident on an education platform (potentially involving minors and cross-border data).</w:t>
      </w:r>
    </w:p>
    <w:p>
      <w:pPr>
        <w:spacing w:after="70"/>
        <w:ind w:left="60"/>
      </w:pPr>
      <w:r>
        <w:rPr>
          <w:b/>
          <w:bCs/>
          <w:color w:val="1F3864"/>
          <w:sz w:val="19"/>
          <w:szCs w:val="19"/>
        </w:rPr>
        <w:t xml:space="preserve">Recommended fix:  </w:t>
      </w:r>
      <w:r>
        <w:t xml:space="preserve">Before inviting real users: turn off production demo auth, wire the real provider the code already supports (trusted-account-provider or teacher OIDC), issue individual accounts with hashed passwords, and rotate all shared secrets. Keep demo accounts for local/preview only.</w:t>
      </w:r>
    </w:p>
    <w:p>
      <w:pPr>
        <w:spacing w:after="120"/>
      </w:pPr>
      <w:r>
        <w:t xml:space="preserve"/>
      </w:r>
    </w:p>
    <w:p>
      <w:pPr>
        <w:pStyle w:val="Heading3"/>
        <w:keepNext/>
      </w:pPr>
      <w:r>
        <w:rPr>
          <w:b/>
          <w:bCs/>
        </w:rPr>
        <w:t xml:space="preserve">I-04  God-files: single source files up to 8,000+ lines</w:t>
      </w:r>
    </w:p>
    <w:p>
      <w:pPr>
        <w:spacing w:after="80"/>
      </w:pPr>
      <w:r>
        <w:rPr>
          <w:b/>
          <w:bCs/>
          <w:color w:val="C55A11"/>
          <w:sz w:val="18"/>
          <w:szCs w:val="18"/>
        </w:rPr>
        <w:t xml:space="preserve">Severity High</w:t>
      </w:r>
      <w:r>
        <w:rPr>
          <w:color w:val="404040"/>
          <w:sz w:val="18"/>
          <w:szCs w:val="18"/>
        </w:rPr>
        <w:t xml:space="preserve">   •   Area: Code quality   •   Effort: Large   •   Owner: Senior + junior   •   Priority: Month 2</w:t>
      </w:r>
    </w:p>
    <w:p>
      <w:pPr>
        <w:spacing w:after="70"/>
        <w:ind w:left="60"/>
      </w:pPr>
      <w:r>
        <w:rPr>
          <w:b/>
          <w:bCs/>
          <w:color w:val="1F3864"/>
          <w:sz w:val="19"/>
          <w:szCs w:val="19"/>
        </w:rPr>
        <w:t xml:space="preserve">Evidence / likely symptom:  </w:t>
      </w:r>
      <w:r>
        <w:t xml:space="preserve">teaching-page.tsx 8,153 lines; teaching-course-management-store.ts 7,309; teaching-operations-store.ts 4,926; external-storage-route-service.ts 4,144; api/teaching/operations/route.ts 4,121; learning-page.tsx 3,547.</w:t>
      </w:r>
    </w:p>
    <w:p>
      <w:pPr>
        <w:spacing w:after="70"/>
        <w:ind w:left="60"/>
      </w:pPr>
      <w:r>
        <w:rPr>
          <w:b/>
          <w:bCs/>
          <w:color w:val="1F3864"/>
          <w:sz w:val="19"/>
          <w:szCs w:val="19"/>
        </w:rPr>
        <w:t xml:space="preserve">Why it matters:  </w:t>
      </w:r>
      <w:r>
        <w:t xml:space="preserve">No developer — junior or senior — can hold these files in their head or change them safely. They guarantee merge conflicts and hide bugs.</w:t>
      </w:r>
    </w:p>
    <w:p>
      <w:pPr>
        <w:spacing w:after="70"/>
        <w:ind w:left="60"/>
      </w:pPr>
      <w:r>
        <w:rPr>
          <w:b/>
          <w:bCs/>
          <w:color w:val="1F3864"/>
          <w:sz w:val="19"/>
          <w:szCs w:val="19"/>
        </w:rPr>
        <w:t xml:space="preserve">Risk if ignored:  </w:t>
      </w:r>
      <w:r>
        <w:t xml:space="preserve">Every change is high-risk; velocity collapses; onboarding becomes impractical.</w:t>
      </w:r>
    </w:p>
    <w:p>
      <w:pPr>
        <w:spacing w:after="70"/>
        <w:ind w:left="60"/>
      </w:pPr>
      <w:r>
        <w:rPr>
          <w:b/>
          <w:bCs/>
          <w:color w:val="1F3864"/>
          <w:sz w:val="19"/>
          <w:szCs w:val="19"/>
        </w:rPr>
        <w:t xml:space="preserve">Recommended fix:  </w:t>
      </w:r>
      <w:r>
        <w:t xml:space="preserve">Split incrementally by responsibility (presentation vs. logic vs. data access). Extract components, hooks, and services. Adopt a soft budget (~400 lines/file) enforced in review. Start with the two files that change most often, not all at once.</w:t>
      </w:r>
    </w:p>
    <w:p>
      <w:pPr>
        <w:spacing w:after="120"/>
      </w:pPr>
      <w:r>
        <w:t xml:space="preserve"/>
      </w:r>
    </w:p>
    <w:p>
      <w:pPr>
        <w:pStyle w:val="Heading3"/>
        <w:keepNext/>
      </w:pPr>
      <w:r>
        <w:rPr>
          <w:b/>
          <w:bCs/>
        </w:rPr>
        <w:t xml:space="preserve">I-05  Severe scope sprawl — enterprise 'ceremony' wrapped around a tiny product</w:t>
      </w:r>
    </w:p>
    <w:p>
      <w:pPr>
        <w:spacing w:after="80"/>
      </w:pPr>
      <w:r>
        <w:rPr>
          <w:b/>
          <w:bCs/>
          <w:color w:val="C55A11"/>
          <w:sz w:val="18"/>
          <w:szCs w:val="18"/>
        </w:rPr>
        <w:t xml:space="preserve">Severity High</w:t>
      </w:r>
      <w:r>
        <w:rPr>
          <w:color w:val="404040"/>
          <w:sz w:val="18"/>
          <w:szCs w:val="18"/>
        </w:rPr>
        <w:t xml:space="preserve">   •   Area: Architecture / Product   •   Effort: Medium   •   Owner: Senior + product owner   •   Priority: Weeks 3–4</w:t>
      </w:r>
    </w:p>
    <w:p>
      <w:pPr>
        <w:spacing w:after="70"/>
        <w:ind w:left="60"/>
      </w:pPr>
      <w:del w:id="19" w:author="Codex" w:date="2026-07-08T11:56:22Z">
        <w:r>
          <w:delText>Evidence / likely symptom:  ~66,000 lines of TypeScript, 56 API routes, 143 test files, 78 environment variables, and a 38 KB, 25-agent (S01–S25) coordination protocol — around a product that is two mock courses, a chatroom UI, and a teacher workspace. Endpoints exist for voice-clone lifecycle audits, restore-drills, retention-readiness, and 'owner-decision packets.'</w:delText>
        </w:r>
      </w:del>
      <w:ins w:id="20" w:author="Codex" w:date="2026-07-08T11:56:22Z">
        <w:r>
          <w:t>Evidence / likely symptom:  66,068 source TypeScript/TSX lines, 56 API routes, 143 test files, 122 distinct env/config names by broad scan, and a 38 KB, 25-agent (S01-S25) coordination protocol — around a product that is still essentially a small POC. Endpoints exist for voice-clone lifecycle audits, restore-drills, retention-readiness, and owner-decision packets.</w:t>
        </w:r>
      </w:ins>
    </w:p>
    <w:p>
      <w:pPr>
        <w:spacing w:after="70"/>
        <w:ind w:left="60"/>
      </w:pPr>
      <w:r>
        <w:rPr>
          <w:b/>
          <w:bCs/>
          <w:color w:val="1F3864"/>
          <w:sz w:val="19"/>
          <w:szCs w:val="19"/>
        </w:rPr>
        <w:t xml:space="preserve">Why it matters:  </w:t>
      </w:r>
      <w:r>
        <w:t xml:space="preserve">The surface area to secure, test, and maintain is many times what a proof of concept needs, and it creates a false impression of production-readiness.</w:t>
      </w:r>
    </w:p>
    <w:p>
      <w:pPr>
        <w:spacing w:after="70"/>
        <w:ind w:left="60"/>
      </w:pPr>
      <w:r>
        <w:rPr>
          <w:b/>
          <w:bCs/>
          <w:color w:val="1F3864"/>
          <w:sz w:val="19"/>
          <w:szCs w:val="19"/>
        </w:rPr>
        <w:t xml:space="preserve">Risk if ignored:  </w:t>
      </w:r>
      <w:r>
        <w:t xml:space="preserve">The team maintains scaffolding instead of the product; reviewers cannot tell real features from aspirational ones; hidden broken paths accumulate.</w:t>
      </w:r>
    </w:p>
    <w:p>
      <w:pPr>
        <w:spacing w:after="70"/>
        <w:ind w:left="60"/>
      </w:pPr>
      <w:r>
        <w:rPr>
          <w:b/>
          <w:bCs/>
          <w:color w:val="1F3864"/>
          <w:sz w:val="19"/>
          <w:szCs w:val="19"/>
        </w:rPr>
        <w:t xml:space="preserve">Recommended fix:  </w:t>
      </w:r>
      <w:r>
        <w:t xml:space="preserve">Declare an explicit 'core POC' scope. Quarantine aspirational modules behind a clearly labelled experimental/ boundary (or delete them). Shrink the env surface and simplify the coordination protocol to match the real 1–2 developer headcount.</w:t>
      </w:r>
    </w:p>
    <w:p>
      <w:pPr>
        <w:spacing w:after="120"/>
      </w:pPr>
      <w:r>
        <w:t xml:space="preserve"/>
      </w:r>
    </w:p>
    <w:p>
      <w:pPr>
        <w:pStyle w:val="Heading3"/>
        <w:keepNext/>
      </w:pPr>
      <w:r>
        <w:rPr>
          <w:b/>
          <w:bCs/>
        </w:rPr>
        <w:t xml:space="preserve">I-06  Two overlapping authentication systems</w:t>
      </w:r>
    </w:p>
    <w:p>
      <w:pPr>
        <w:spacing w:after="80"/>
      </w:pPr>
      <w:r>
        <w:rPr>
          <w:b/>
          <w:bCs/>
          <w:color w:val="C55A11"/>
          <w:sz w:val="18"/>
          <w:szCs w:val="18"/>
        </w:rPr>
        <w:t xml:space="preserve">Severity High</w:t>
      </w:r>
      <w:r>
        <w:rPr>
          <w:color w:val="404040"/>
          <w:sz w:val="18"/>
          <w:szCs w:val="18"/>
        </w:rPr>
        <w:t xml:space="preserve">   •   Area: Auth / Architecture   •   Effort: Medium   •   Owner: Senior engineer   •   Priority: Month 2</w:t>
      </w:r>
    </w:p>
    <w:p>
      <w:pPr>
        <w:spacing w:after="70"/>
        <w:ind w:left="60"/>
      </w:pPr>
      <w:r>
        <w:rPr>
          <w:b/>
          <w:bCs/>
          <w:color w:val="1F3864"/>
          <w:sz w:val="19"/>
          <w:szCs w:val="19"/>
        </w:rPr>
        <w:t xml:space="preserve">Evidence / likely symptom:  </w:t>
      </w:r>
      <w:r>
        <w:t xml:space="preserve">An HMAC app-session (uais-app-session.ts) coexists with a separate teacher OIDC chain (teacher-auth-oidc.ts, teacher-auth-session.ts, teacher-auth-issuer-proof.ts) plus extra uais_teacher_auth_claims / _signature cookies that the middleware trusts on their own.</w:t>
      </w:r>
    </w:p>
    <w:p>
      <w:pPr>
        <w:spacing w:after="70"/>
        <w:ind w:left="60"/>
      </w:pPr>
      <w:r>
        <w:rPr>
          <w:b/>
          <w:bCs/>
          <w:color w:val="1F3864"/>
          <w:sz w:val="19"/>
          <w:szCs w:val="19"/>
        </w:rPr>
        <w:t xml:space="preserve">Why it matters:  </w:t>
      </w:r>
      <w:r>
        <w:t xml:space="preserve">Two independent ways to become 'a teacher' multiply the attack surface and confuse everyone about which path is authoritative.</w:t>
      </w:r>
    </w:p>
    <w:p>
      <w:pPr>
        <w:spacing w:after="70"/>
        <w:ind w:left="60"/>
      </w:pPr>
      <w:r>
        <w:rPr>
          <w:b/>
          <w:bCs/>
          <w:color w:val="1F3864"/>
          <w:sz w:val="19"/>
          <w:szCs w:val="19"/>
        </w:rPr>
        <w:t xml:space="preserve">Risk if ignored:  </w:t>
      </w:r>
      <w:r>
        <w:t xml:space="preserve">Inconsistent enforcement; a weakness in one path undermines the other.</w:t>
      </w:r>
    </w:p>
    <w:p>
      <w:pPr>
        <w:spacing w:after="70"/>
        <w:ind w:left="60"/>
      </w:pPr>
      <w:r>
        <w:rPr>
          <w:b/>
          <w:bCs/>
          <w:color w:val="1F3864"/>
          <w:sz w:val="19"/>
          <w:szCs w:val="19"/>
        </w:rPr>
        <w:t xml:space="preserve">Recommended fix:  </w:t>
      </w:r>
      <w:r>
        <w:t xml:space="preserve">Pick ONE session model for the POC (recommend the signed app-session), express teacher/admin as a role claim, and defer OIDC until an institutional identity provider is actually required.</w:t>
      </w:r>
    </w:p>
    <w:p>
      <w:pPr>
        <w:spacing w:after="120"/>
      </w:pPr>
      <w:r>
        <w:t xml:space="preserve"/>
      </w:r>
    </w:p>
    <w:p>
      <w:pPr>
        <w:pStyle w:val="Heading3"/>
        <w:keepNext/>
      </w:pPr>
      <w:r>
        <w:rPr>
          <w:b/>
          <w:bCs/>
        </w:rPr>
        <w:t xml:space="preserve">I-07  No admin/operator role; RBAC is only teacher/student</w:t>
      </w:r>
    </w:p>
    <w:p>
      <w:pPr>
        <w:spacing w:after="80"/>
      </w:pPr>
      <w:r>
        <w:rPr>
          <w:b/>
          <w:bCs/>
          <w:color w:val="BF8F00"/>
          <w:sz w:val="18"/>
          <w:szCs w:val="18"/>
        </w:rPr>
        <w:t xml:space="preserve">Severity Medium</w:t>
      </w:r>
      <w:r>
        <w:rPr>
          <w:color w:val="404040"/>
          <w:sz w:val="18"/>
          <w:szCs w:val="18"/>
        </w:rPr>
        <w:t xml:space="preserve">   •   Area: Authorization / Product   •   Effort: Small–Medium   •   Owner: Senior engineer   •   Priority: Month 2</w:t>
      </w:r>
    </w:p>
    <w:p>
      <w:pPr>
        <w:spacing w:after="70"/>
        <w:ind w:left="60"/>
      </w:pPr>
      <w:r>
        <w:rPr>
          <w:b/>
          <w:bCs/>
          <w:color w:val="1F3864"/>
          <w:sz w:val="19"/>
          <w:szCs w:val="19"/>
        </w:rPr>
        <w:t xml:space="preserve">Evidence / likely symptom:  </w:t>
      </w:r>
      <w:r>
        <w:t xml:space="preserve">UaisAppRole = "teacher" | "student". There is no admin or operator role, though the brief calls for project operators.</w:t>
      </w:r>
    </w:p>
    <w:p>
      <w:pPr>
        <w:spacing w:after="70"/>
        <w:ind w:left="60"/>
      </w:pPr>
      <w:r>
        <w:rPr>
          <w:b/>
          <w:bCs/>
          <w:color w:val="1F3864"/>
          <w:sz w:val="19"/>
          <w:szCs w:val="19"/>
        </w:rPr>
        <w:t xml:space="preserve">Why it matters:  </w:t>
      </w:r>
      <w:r>
        <w:t xml:space="preserve">Operators must borrow a teacher account, so there is no least-privilege separation for administrative actions.</w:t>
      </w:r>
    </w:p>
    <w:p>
      <w:pPr>
        <w:spacing w:after="70"/>
        <w:ind w:left="60"/>
      </w:pPr>
      <w:r>
        <w:rPr>
          <w:b/>
          <w:bCs/>
          <w:color w:val="1F3864"/>
          <w:sz w:val="19"/>
          <w:szCs w:val="19"/>
        </w:rPr>
        <w:t xml:space="preserve">Risk if ignored:  </w:t>
      </w:r>
      <w:r>
        <w:t xml:space="preserve">Over-privileged accounts and no safe way to delegate operations.</w:t>
      </w:r>
    </w:p>
    <w:p>
      <w:pPr>
        <w:spacing w:after="70"/>
        <w:ind w:left="60"/>
      </w:pPr>
      <w:r>
        <w:rPr>
          <w:b/>
          <w:bCs/>
          <w:color w:val="1F3864"/>
          <w:sz w:val="19"/>
          <w:szCs w:val="19"/>
        </w:rPr>
        <w:t xml:space="preserve">Recommended fix:  </w:t>
      </w:r>
      <w:r>
        <w:t xml:space="preserve">Add an admin role and a minimal admin surface (user management, content moderation). Keep it small and role-gated.</w:t>
      </w:r>
    </w:p>
    <w:p>
      <w:pPr>
        <w:spacing w:after="120"/>
      </w:pPr>
      <w:r>
        <w:t xml:space="preserve"/>
      </w:r>
    </w:p>
    <w:p>
      <w:pPr>
        <w:pStyle w:val="Heading3"/>
        <w:keepNext/>
      </w:pPr>
      <w:r>
        <w:rPr>
          <w:b/>
          <w:bCs/>
        </w:rPr>
        <w:t xml:space="preserve">I-08  Business logic entangled with UI inside page components</w:t>
      </w:r>
    </w:p>
    <w:p>
      <w:pPr>
        <w:spacing w:after="80"/>
      </w:pPr>
      <w:r>
        <w:rPr>
          <w:b/>
          <w:bCs/>
          <w:color w:val="C55A11"/>
          <w:sz w:val="18"/>
          <w:szCs w:val="18"/>
        </w:rPr>
        <w:t xml:space="preserve">Severity High</w:t>
      </w:r>
      <w:r>
        <w:rPr>
          <w:color w:val="404040"/>
          <w:sz w:val="18"/>
          <w:szCs w:val="18"/>
        </w:rPr>
        <w:t xml:space="preserve">   •   Area: Code quality / Product   •   Effort: Large   •   Owner: Senior + junior   •   Priority: Month 2–3</w:t>
      </w:r>
    </w:p>
    <w:p>
      <w:pPr>
        <w:spacing w:after="70"/>
        <w:ind w:left="60"/>
      </w:pPr>
      <w:r>
        <w:rPr>
          <w:b/>
          <w:bCs/>
          <w:color w:val="1F3864"/>
          <w:sz w:val="19"/>
          <w:szCs w:val="19"/>
        </w:rPr>
        <w:t xml:space="preserve">Evidence / likely symptom:  </w:t>
      </w:r>
      <w:r>
        <w:t xml:space="preserve">The multi-thousand-line client components (learning-page.tsx, teaching-page.tsx) mix rendering, local state, and workflow/business logic in one place.</w:t>
      </w:r>
    </w:p>
    <w:p>
      <w:pPr>
        <w:spacing w:after="70"/>
        <w:ind w:left="60"/>
      </w:pPr>
      <w:r>
        <w:rPr>
          <w:b/>
          <w:bCs/>
          <w:color w:val="1F3864"/>
          <w:sz w:val="19"/>
          <w:szCs w:val="19"/>
        </w:rPr>
        <w:t xml:space="preserve">Why it matters:  </w:t>
      </w:r>
      <w:r>
        <w:t xml:space="preserve">Logic that lives inside components is not reusable and is hard to unit-test; UI edits risk breaking behavior and vice-versa.</w:t>
      </w:r>
    </w:p>
    <w:p>
      <w:pPr>
        <w:spacing w:after="70"/>
        <w:ind w:left="60"/>
      </w:pPr>
      <w:r>
        <w:rPr>
          <w:b/>
          <w:bCs/>
          <w:color w:val="1F3864"/>
          <w:sz w:val="19"/>
          <w:szCs w:val="19"/>
        </w:rPr>
        <w:t xml:space="preserve">Risk if ignored:  </w:t>
      </w:r>
      <w:r>
        <w:t xml:space="preserve">Fragility, and no clean seam on which to build adaptive-learning features.</w:t>
      </w:r>
    </w:p>
    <w:p>
      <w:pPr>
        <w:spacing w:after="70"/>
        <w:ind w:left="60"/>
      </w:pPr>
      <w:r>
        <w:rPr>
          <w:b/>
          <w:bCs/>
          <w:color w:val="1F3864"/>
          <w:sz w:val="19"/>
          <w:szCs w:val="19"/>
        </w:rPr>
        <w:t xml:space="preserve">Recommended fix:  </w:t>
      </w:r>
      <w:r>
        <w:t xml:space="preserve">Extract domain logic into src/lib services and hooks; keep components presentational. Do this file-by-file as part of the God-file split (I-04).</w:t>
      </w:r>
    </w:p>
    <w:p>
      <w:pPr>
        <w:spacing w:after="120"/>
      </w:pPr>
      <w:r>
        <w:t xml:space="preserve"/>
      </w:r>
    </w:p>
    <w:p>
      <w:pPr>
        <w:pStyle w:val="Heading3"/>
        <w:keepNext/>
      </w:pPr>
      <w:r>
        <w:rPr>
          <w:b/>
          <w:bCs/>
        </w:rPr>
        <w:t xml:space="preserve">I-09  Testing effort is misallocated to release/audit ceremony, not user flows</w:t>
      </w:r>
    </w:p>
    <w:p>
      <w:pPr>
        <w:spacing w:after="80"/>
      </w:pPr>
      <w:r>
        <w:rPr>
          <w:b/>
          <w:bCs/>
          <w:color w:val="C55A11"/>
          <w:sz w:val="18"/>
          <w:szCs w:val="18"/>
        </w:rPr>
        <w:t xml:space="preserve">Severity High</w:t>
      </w:r>
      <w:r>
        <w:rPr>
          <w:color w:val="404040"/>
          <w:sz w:val="18"/>
          <w:szCs w:val="18"/>
        </w:rPr>
        <w:t xml:space="preserve">   •   Area: Testing / QA   •   Effort: Medium   •   Owner: Junior (senior guidance)   •   Priority: Weeks 3–4 → Month 3</w:t>
      </w:r>
    </w:p>
    <w:p>
      <w:pPr>
        <w:spacing w:after="70"/>
        <w:ind w:left="60"/>
      </w:pPr>
      <w:r>
        <w:rPr>
          <w:b/>
          <w:bCs/>
          <w:color w:val="1F3864"/>
          <w:sz w:val="19"/>
          <w:szCs w:val="19"/>
        </w:rPr>
        <w:t xml:space="preserve">Evidence / likely symptom:  </w:t>
      </w:r>
      <w:r>
        <w:t xml:space="preserve">Of 142 test files, most carry names like enterprise-live-evidence-audit, owner-decision-*, production-evidence-gate, and release-blocker-diagnosis. The core journeys (login → enroll → learn → chat; teacher course CRUD) have thin coverage.</w:t>
      </w:r>
    </w:p>
    <w:p>
      <w:pPr>
        <w:spacing w:after="70"/>
        <w:ind w:left="60"/>
      </w:pPr>
      <w:r>
        <w:rPr>
          <w:b/>
          <w:bCs/>
          <w:color w:val="1F3864"/>
          <w:sz w:val="19"/>
          <w:szCs w:val="19"/>
        </w:rPr>
        <w:t xml:space="preserve">Why it matters:  </w:t>
      </w:r>
      <w:r>
        <w:t xml:space="preserve">A large green test count gives false confidence while the flows users actually depend on are unprotected.</w:t>
      </w:r>
    </w:p>
    <w:p>
      <w:pPr>
        <w:spacing w:after="70"/>
        <w:ind w:left="60"/>
      </w:pPr>
      <w:r>
        <w:rPr>
          <w:b/>
          <w:bCs/>
          <w:color w:val="1F3864"/>
          <w:sz w:val="19"/>
          <w:szCs w:val="19"/>
        </w:rPr>
        <w:t xml:space="preserve">Risk if ignored:  </w:t>
      </w:r>
      <w:r>
        <w:t xml:space="preserve">Regressions in real journeys slip through; ongoing maintenance is spent on ceremony tests.</w:t>
      </w:r>
    </w:p>
    <w:p>
      <w:pPr>
        <w:spacing w:after="70"/>
        <w:ind w:left="60"/>
      </w:pPr>
      <w:r>
        <w:rPr>
          <w:b/>
          <w:bCs/>
          <w:color w:val="1F3864"/>
          <w:sz w:val="19"/>
          <w:szCs w:val="19"/>
        </w:rPr>
        <w:t xml:space="preserve">Recommended fix:  </w:t>
      </w:r>
      <w:r>
        <w:t xml:space="preserve">Add a focused suite for the five critical journeys; archive or retire ceremony tests that do not map to product behavior; wire the focused suite into CI as the merge gate.</w:t>
      </w:r>
    </w:p>
    <w:p>
      <w:pPr>
        <w:spacing w:after="120"/>
      </w:pPr>
      <w:r>
        <w:t xml:space="preserve"/>
      </w:r>
    </w:p>
    <w:p>
      <w:pPr>
        <w:pStyle w:val="Heading3"/>
        <w:keepNext/>
      </w:pPr>
      <w:r>
        <w:rPr>
          <w:b/>
          <w:bCs/>
        </w:rPr>
        <w:t xml:space="preserve">I-10  No error tracking, structured logging, or uptime monitoring</w:t>
      </w:r>
    </w:p>
    <w:p>
      <w:pPr>
        <w:spacing w:after="80"/>
      </w:pPr>
      <w:r>
        <w:rPr>
          <w:b/>
          <w:bCs/>
          <w:color w:val="C55A11"/>
          <w:sz w:val="18"/>
          <w:szCs w:val="18"/>
        </w:rPr>
        <w:t xml:space="preserve">Severity High</w:t>
      </w:r>
      <w:r>
        <w:rPr>
          <w:color w:val="404040"/>
          <w:sz w:val="18"/>
          <w:szCs w:val="18"/>
        </w:rPr>
        <w:t xml:space="preserve">   •   Area: Observability   •   Effort: Small   •   Owner: DevOps / senior   •   Priority: Weeks 1–2</w:t>
      </w:r>
    </w:p>
    <w:p>
      <w:pPr>
        <w:spacing w:after="70"/>
        <w:ind w:left="60"/>
      </w:pPr>
      <w:r>
        <w:rPr>
          <w:b/>
          <w:bCs/>
          <w:color w:val="1F3864"/>
          <w:sz w:val="19"/>
          <w:szCs w:val="19"/>
        </w:rPr>
        <w:t xml:space="preserve">Evidence / likely symptom:  </w:t>
      </w:r>
      <w:r>
        <w:t xml:space="preserve">Only @vercel/analytics is present. There is no Sentry-style error tracker and no ops logging; the 'audit/alerts' endpoints are product-data audits, not application telemetry.</w:t>
      </w:r>
    </w:p>
    <w:p>
      <w:pPr>
        <w:spacing w:after="70"/>
        <w:ind w:left="60"/>
      </w:pPr>
      <w:r>
        <w:rPr>
          <w:b/>
          <w:bCs/>
          <w:color w:val="1F3864"/>
          <w:sz w:val="19"/>
          <w:szCs w:val="19"/>
        </w:rPr>
        <w:t xml:space="preserve">Why it matters:  </w:t>
      </w:r>
      <w:r>
        <w:t xml:space="preserve">Production problems cannot be diagnosed quickly, and you learn about outages from users.</w:t>
      </w:r>
    </w:p>
    <w:p>
      <w:pPr>
        <w:spacing w:after="70"/>
        <w:ind w:left="60"/>
      </w:pPr>
      <w:r>
        <w:rPr>
          <w:b/>
          <w:bCs/>
          <w:color w:val="1F3864"/>
          <w:sz w:val="19"/>
          <w:szCs w:val="19"/>
        </w:rPr>
        <w:t xml:space="preserve">Risk if ignored:  </w:t>
      </w:r>
      <w:r>
        <w:t xml:space="preserve">Slow incident response and silent failures.</w:t>
      </w:r>
    </w:p>
    <w:p>
      <w:pPr>
        <w:spacing w:after="70"/>
        <w:ind w:left="60"/>
      </w:pPr>
      <w:r>
        <w:rPr>
          <w:b/>
          <w:bCs/>
          <w:color w:val="1F3864"/>
          <w:sz w:val="19"/>
          <w:szCs w:val="19"/>
        </w:rPr>
        <w:t xml:space="preserve">Recommended fix:  </w:t>
      </w:r>
      <w:r>
        <w:t xml:space="preserve">Add Sentry (client + server), structured server logs, a generalized /healthz endpoint, and a simple external uptime check with alerting.</w:t>
      </w:r>
    </w:p>
    <w:p>
      <w:pPr>
        <w:spacing w:after="120"/>
      </w:pPr>
      <w:r>
        <w:t xml:space="preserve"/>
      </w:r>
    </w:p>
    <w:p>
      <w:pPr>
        <w:pStyle w:val="Heading3"/>
        <w:keepNext/>
      </w:pPr>
      <w:r>
        <w:rPr>
          <w:b/>
          <w:bCs/>
        </w:rPr>
        <w:t xml:space="preserve">I-11  Secrets hygiene: hardcoded dev signing secret and loose key files</w:t>
      </w:r>
    </w:p>
    <w:p>
      <w:pPr>
        <w:spacing w:after="80"/>
      </w:pPr>
      <w:r>
        <w:rPr>
          <w:b/>
          <w:bCs/>
          <w:color w:val="C55A11"/>
          <w:sz w:val="18"/>
          <w:szCs w:val="18"/>
        </w:rPr>
        <w:t xml:space="preserve">Severity High</w:t>
      </w:r>
      <w:r>
        <w:rPr>
          <w:color w:val="404040"/>
          <w:sz w:val="18"/>
          <w:szCs w:val="18"/>
        </w:rPr>
        <w:t xml:space="preserve">   •   Area: Security / Deployment   •   Effort: Small   •   Owner: DevOps / owner   •   Priority: Weeks 1–2</w:t>
      </w:r>
    </w:p>
    <w:p>
      <w:pPr>
        <w:spacing w:after="70"/>
        <w:ind w:left="60"/>
      </w:pPr>
      <w:r>
        <w:rPr>
          <w:b/>
          <w:bCs/>
          <w:color w:val="1F3864"/>
          <w:sz w:val="19"/>
          <w:szCs w:val="19"/>
        </w:rPr>
        <w:t xml:space="preserve">Evidence / likely symptom:  </w:t>
      </w:r>
      <w:r>
        <w:t xml:space="preserve">uais-app-session.ts falls back to developmentAppSessionSigningSecret = "uais-development-only-..." in any non-production runtime. 'All API Keys.docx' and .env.local (real DeepSeek/DashScope keys) sit in the project folder — correctly git-ignored, but risky to keep locally. 78 env vars widen the blast radius.</w:t>
      </w:r>
    </w:p>
    <w:p>
      <w:pPr>
        <w:spacing w:after="70"/>
        <w:ind w:left="60"/>
      </w:pPr>
      <w:r>
        <w:rPr>
          <w:b/>
          <w:bCs/>
          <w:color w:val="1F3864"/>
          <w:sz w:val="19"/>
          <w:szCs w:val="19"/>
        </w:rPr>
        <w:t xml:space="preserve">Why it matters:  </w:t>
      </w:r>
      <w:r>
        <w:t xml:space="preserve">A known default secret can forge sessions in any preview/staging runtime; loose key material invites accidental leaks.</w:t>
      </w:r>
    </w:p>
    <w:p>
      <w:pPr>
        <w:spacing w:after="70"/>
        <w:ind w:left="60"/>
      </w:pPr>
      <w:r>
        <w:rPr>
          <w:b/>
          <w:bCs/>
          <w:color w:val="1F3864"/>
          <w:sz w:val="19"/>
          <w:szCs w:val="19"/>
        </w:rPr>
        <w:t xml:space="preserve">Risk if ignored:  </w:t>
      </w:r>
      <w:r>
        <w:t xml:space="preserve">Session forgery outside production and credential leakage.</w:t>
      </w:r>
    </w:p>
    <w:p>
      <w:pPr>
        <w:spacing w:after="70"/>
        <w:ind w:left="60"/>
      </w:pPr>
      <w:r>
        <w:rPr>
          <w:b/>
          <w:bCs/>
          <w:color w:val="1F3864"/>
          <w:sz w:val="19"/>
          <w:szCs w:val="19"/>
        </w:rPr>
        <w:t xml:space="preserve">Recommended fix:  </w:t>
      </w:r>
      <w:r>
        <w:t xml:space="preserve">Require an explicit signing secret in every deployed environment (fail closed if missing). Move key material into Vercel env vars / a password manager, remove 'All API Keys.docx' from the working folder, and rotate the keys.</w:t>
      </w:r>
    </w:p>
    <w:p>
      <w:pPr>
        <w:spacing w:after="120"/>
      </w:pPr>
      <w:r>
        <w:t xml:space="preserve"/>
      </w:r>
    </w:p>
    <w:p>
      <w:pPr>
        <w:pStyle w:val="Heading3"/>
        <w:keepNext/>
      </w:pPr>
      <w:r>
        <w:rPr>
          <w:b/>
          <w:bCs/>
        </w:rPr>
        <w:t xml:space="preserve">I-12  No staging/preview separation — production is the only environment</w:t>
      </w:r>
    </w:p>
    <w:p>
      <w:pPr>
        <w:spacing w:after="80"/>
      </w:pPr>
      <w:r>
        <w:rPr>
          <w:b/>
          <w:bCs/>
          <w:color w:val="C55A11"/>
          <w:sz w:val="18"/>
          <w:szCs w:val="18"/>
        </w:rPr>
        <w:t xml:space="preserve">Severity High</w:t>
      </w:r>
      <w:r>
        <w:rPr>
          <w:color w:val="404040"/>
          <w:sz w:val="18"/>
          <w:szCs w:val="18"/>
        </w:rPr>
        <w:t xml:space="preserve">   •   Area: Deployment   •   Effort: Small–Medium   •   Owner: DevOps   •   Priority: Weeks 3–4</w:t>
      </w:r>
    </w:p>
    <w:p>
      <w:pPr>
        <w:spacing w:after="70"/>
        <w:ind w:left="60"/>
      </w:pPr>
      <w:r>
        <w:rPr>
          <w:b/>
          <w:bCs/>
          <w:color w:val="1F3864"/>
          <w:sz w:val="19"/>
          <w:szCs w:val="19"/>
        </w:rPr>
        <w:t xml:space="preserve">Evidence / likely symptom:  </w:t>
      </w:r>
      <w:r>
        <w:t xml:space="preserve">A single Vercel project; .env.local for local and production for live uais.top; no documented staging; vercel.json is minimal.</w:t>
      </w:r>
    </w:p>
    <w:p>
      <w:pPr>
        <w:spacing w:after="70"/>
        <w:ind w:left="60"/>
      </w:pPr>
      <w:r>
        <w:rPr>
          <w:b/>
          <w:bCs/>
          <w:color w:val="1F3864"/>
          <w:sz w:val="19"/>
          <w:szCs w:val="19"/>
        </w:rPr>
        <w:t xml:space="preserve">Why it matters:  </w:t>
      </w:r>
      <w:r>
        <w:t xml:space="preserve">Every change is effectively validated against production; there is no safe place to test migrations or risky features.</w:t>
      </w:r>
    </w:p>
    <w:p>
      <w:pPr>
        <w:spacing w:after="70"/>
        <w:ind w:left="60"/>
      </w:pPr>
      <w:r>
        <w:rPr>
          <w:b/>
          <w:bCs/>
          <w:color w:val="1F3864"/>
          <w:sz w:val="19"/>
          <w:szCs w:val="19"/>
        </w:rPr>
        <w:t xml:space="preserve">Risk if ignored:  </w:t>
      </w:r>
      <w:r>
        <w:t xml:space="preserve">Bad deploys reach real users; destructive migrations run against live data.</w:t>
      </w:r>
    </w:p>
    <w:p>
      <w:pPr>
        <w:spacing w:after="70"/>
        <w:ind w:left="60"/>
      </w:pPr>
      <w:r>
        <w:rPr>
          <w:b/>
          <w:bCs/>
          <w:color w:val="1F3864"/>
          <w:sz w:val="19"/>
          <w:szCs w:val="19"/>
        </w:rPr>
        <w:t xml:space="preserve">Recommended fix:  </w:t>
      </w:r>
      <w:r>
        <w:t xml:space="preserve">Use Vercel Preview deployments per pull request plus a dedicated staging environment with its own database and secrets; document the promotion flow.</w:t>
      </w:r>
    </w:p>
    <w:p>
      <w:pPr>
        <w:spacing w:after="120"/>
      </w:pPr>
      <w:r>
        <w:t xml:space="preserve"/>
      </w:r>
    </w:p>
    <w:p>
      <w:pPr>
        <w:pStyle w:val="Heading3"/>
        <w:keepNext/>
      </w:pPr>
      <w:r>
        <w:rPr>
          <w:b/>
          <w:bCs/>
        </w:rPr>
        <w:t xml:space="preserve">I-13  File/JSON persistence and per-process queues do not scale beyond one instance</w:t>
      </w:r>
    </w:p>
    <w:p>
      <w:pPr>
        <w:spacing w:after="80"/>
      </w:pPr>
      <w:r>
        <w:rPr>
          <w:b/>
          <w:bCs/>
          <w:color w:val="C55A11"/>
          <w:sz w:val="18"/>
          <w:szCs w:val="18"/>
        </w:rPr>
        <w:t xml:space="preserve">Severity High</w:t>
      </w:r>
      <w:r>
        <w:rPr>
          <w:color w:val="404040"/>
          <w:sz w:val="18"/>
          <w:szCs w:val="18"/>
        </w:rPr>
        <w:t xml:space="preserve">   •   Area: Performance / Scalability   •   Effort: Large   •   Owner: Senior engineer   •   Priority: Month 2</w:t>
      </w:r>
    </w:p>
    <w:p>
      <w:pPr>
        <w:spacing w:after="70"/>
        <w:ind w:left="60"/>
      </w:pPr>
      <w:r>
        <w:rPr>
          <w:b/>
          <w:bCs/>
          <w:color w:val="1F3864"/>
          <w:sz w:val="19"/>
          <w:szCs w:val="19"/>
        </w:rPr>
        <w:t xml:space="preserve">Evidence / likely symptom:  </w:t>
      </w:r>
      <w:r>
        <w:t xml:space="preserve">Writes are serialized with in-process Maps (localTeachingOperationWriteQueues) over local JSON directories, while Vercel runs multiple isolated instances that cannot see each other's queues or files.</w:t>
      </w:r>
    </w:p>
    <w:p>
      <w:pPr>
        <w:spacing w:after="70"/>
        <w:ind w:left="60"/>
      </w:pPr>
      <w:r>
        <w:rPr>
          <w:b/>
          <w:bCs/>
          <w:color w:val="1F3864"/>
          <w:sz w:val="19"/>
          <w:szCs w:val="19"/>
        </w:rPr>
        <w:t xml:space="preserve">Why it matters:  </w:t>
      </w:r>
      <w:r>
        <w:t xml:space="preserve">Concurrent writes on different instances race and lose updates.</w:t>
      </w:r>
    </w:p>
    <w:p>
      <w:pPr>
        <w:spacing w:after="70"/>
        <w:ind w:left="60"/>
      </w:pPr>
      <w:r>
        <w:rPr>
          <w:b/>
          <w:bCs/>
          <w:color w:val="1F3864"/>
          <w:sz w:val="19"/>
          <w:szCs w:val="19"/>
        </w:rPr>
        <w:t xml:space="preserve">Risk if ignored:  </w:t>
      </w:r>
      <w:r>
        <w:t xml:space="preserve">Corrupted teacher operations and lost gradebook/roster changes under real concurrent classroom use.</w:t>
      </w:r>
    </w:p>
    <w:p>
      <w:pPr>
        <w:spacing w:after="70"/>
        <w:ind w:left="60"/>
      </w:pPr>
      <w:r>
        <w:rPr>
          <w:b/>
          <w:bCs/>
          <w:color w:val="1F3864"/>
          <w:sz w:val="19"/>
          <w:szCs w:val="19"/>
        </w:rPr>
        <w:t xml:space="preserve">Recommended fix:  </w:t>
      </w:r>
      <w:r>
        <w:t xml:space="preserve">Resolve together with I-01: a managed database with transactions. Until then, treat all writes as best-effort demo behavior and say so.</w:t>
      </w:r>
    </w:p>
    <w:p>
      <w:pPr>
        <w:spacing w:after="120"/>
      </w:pPr>
      <w:r>
        <w:t xml:space="preserve"/>
      </w:r>
    </w:p>
    <w:p>
      <w:pPr>
        <w:pStyle w:val="Heading3"/>
        <w:keepNext/>
      </w:pPr>
      <w:r>
        <w:rPr>
          <w:b/>
          <w:bCs/>
        </w:rPr>
        <w:t xml:space="preserve">I-14  Large client bundles from huge client components</w:t>
      </w:r>
    </w:p>
    <w:p>
      <w:pPr>
        <w:spacing w:after="80"/>
      </w:pPr>
      <w:r>
        <w:rPr>
          <w:b/>
          <w:bCs/>
          <w:color w:val="BF8F00"/>
          <w:sz w:val="18"/>
          <w:szCs w:val="18"/>
        </w:rPr>
        <w:t xml:space="preserve">Severity Medium</w:t>
      </w:r>
      <w:r>
        <w:rPr>
          <w:color w:val="404040"/>
          <w:sz w:val="18"/>
          <w:szCs w:val="18"/>
        </w:rPr>
        <w:t xml:space="preserve">   •   Area: Performance / UX   •   Effort: Medium   •   Owner: Junior + senior   •   Priority: Month 3</w:t>
      </w:r>
    </w:p>
    <w:p>
      <w:pPr>
        <w:spacing w:after="70"/>
        <w:ind w:left="60"/>
      </w:pPr>
      <w:r>
        <w:rPr>
          <w:b/>
          <w:bCs/>
          <w:color w:val="1F3864"/>
          <w:sz w:val="19"/>
          <w:szCs w:val="19"/>
        </w:rPr>
        <w:t xml:space="preserve">Evidence / likely symptom:  </w:t>
      </w:r>
      <w:r>
        <w:t xml:space="preserve">3,500–8,150-line page components ship a great deal of client JavaScript and hydrate heavily.</w:t>
      </w:r>
    </w:p>
    <w:p>
      <w:pPr>
        <w:spacing w:after="70"/>
        <w:ind w:left="60"/>
      </w:pPr>
      <w:r>
        <w:rPr>
          <w:b/>
          <w:bCs/>
          <w:color w:val="1F3864"/>
          <w:sz w:val="19"/>
          <w:szCs w:val="19"/>
        </w:rPr>
        <w:t xml:space="preserve">Why it matters:  </w:t>
      </w:r>
      <w:r>
        <w:t xml:space="preserve">Slow first load, especially on classroom Wi-Fi and mobile devices.</w:t>
      </w:r>
    </w:p>
    <w:p>
      <w:pPr>
        <w:spacing w:after="70"/>
        <w:ind w:left="60"/>
      </w:pPr>
      <w:r>
        <w:rPr>
          <w:b/>
          <w:bCs/>
          <w:color w:val="1F3864"/>
          <w:sz w:val="19"/>
          <w:szCs w:val="19"/>
        </w:rPr>
        <w:t xml:space="preserve">Risk if ignored:  </w:t>
      </w:r>
      <w:r>
        <w:t xml:space="preserve">Teachers and students perceive the POC as sluggish and unreliable.</w:t>
      </w:r>
    </w:p>
    <w:p>
      <w:pPr>
        <w:spacing w:after="70"/>
        <w:ind w:left="60"/>
      </w:pPr>
      <w:r>
        <w:rPr>
          <w:b/>
          <w:bCs/>
          <w:color w:val="1F3864"/>
          <w:sz w:val="19"/>
          <w:szCs w:val="19"/>
        </w:rPr>
        <w:t xml:space="preserve">Recommended fix:  </w:t>
      </w:r>
      <w:r>
        <w:t xml:space="preserve">Move logic to Server Components, code-split and lazy-load heavy panels, and measure with Lighthouse before/after.</w:t>
      </w:r>
    </w:p>
    <w:p>
      <w:pPr>
        <w:spacing w:after="120"/>
      </w:pPr>
      <w:r>
        <w:t xml:space="preserve"/>
      </w:r>
    </w:p>
    <w:p>
      <w:pPr>
        <w:pStyle w:val="Heading3"/>
        <w:keepNext/>
      </w:pPr>
      <w:r>
        <w:rPr>
          <w:b/>
          <w:bCs/>
        </w:rPr>
        <w:t xml:space="preserve">I-15  Adaptive learning is aspirational, not wired to real data</w:t>
      </w:r>
    </w:p>
    <w:p>
      <w:pPr>
        <w:spacing w:after="80"/>
      </w:pPr>
      <w:r>
        <w:rPr>
          <w:b/>
          <w:bCs/>
          <w:color w:val="C55A11"/>
          <w:sz w:val="18"/>
          <w:szCs w:val="18"/>
        </w:rPr>
        <w:t xml:space="preserve">Severity High</w:t>
      </w:r>
      <w:r>
        <w:rPr>
          <w:color w:val="404040"/>
          <w:sz w:val="18"/>
          <w:szCs w:val="18"/>
        </w:rPr>
        <w:t xml:space="preserve">   •   Area: AI / Adaptive readiness   •   Effort: Large   •   Owner: Senior engineer   •   Priority: Month 3</w:t>
      </w:r>
    </w:p>
    <w:p>
      <w:pPr>
        <w:spacing w:after="70"/>
        <w:ind w:left="60"/>
      </w:pPr>
      <w:r>
        <w:rPr>
          <w:b/>
          <w:bCs/>
          <w:color w:val="1F3864"/>
          <w:sz w:val="19"/>
          <w:szCs w:val="19"/>
        </w:rPr>
        <w:t xml:space="preserve">Evidence / likely symptom:  </w:t>
      </w:r>
      <w:r>
        <w:t xml:space="preserve">A LangGraph runtime and provider clients (DeepSeek, Qwen) exist, and learning events are xAPI-shaped, but there is no persistent learner profile → recommendation → feedback loop; the adaptive module is a 'future' file and learning records point at an external LRS that may not be configured.</w:t>
      </w:r>
    </w:p>
    <w:p>
      <w:pPr>
        <w:spacing w:after="70"/>
        <w:ind w:left="60"/>
      </w:pPr>
      <w:r>
        <w:rPr>
          <w:b/>
          <w:bCs/>
          <w:color w:val="1F3864"/>
          <w:sz w:val="19"/>
          <w:szCs w:val="19"/>
        </w:rPr>
        <w:t xml:space="preserve">Why it matters:  </w:t>
      </w:r>
      <w:r>
        <w:t xml:space="preserve">Adaptivity is the platform's differentiator, yet it has no data foundation. Prompt-only logic is not adaptivity.</w:t>
      </w:r>
    </w:p>
    <w:p>
      <w:pPr>
        <w:spacing w:after="70"/>
        <w:ind w:left="60"/>
      </w:pPr>
      <w:r>
        <w:rPr>
          <w:b/>
          <w:bCs/>
          <w:color w:val="1F3864"/>
          <w:sz w:val="19"/>
          <w:szCs w:val="19"/>
        </w:rPr>
        <w:t xml:space="preserve">Risk if ignored:  </w:t>
      </w:r>
      <w:r>
        <w:t xml:space="preserve">Recommendations built on non-persistent data are non-reproducible and untrustworthy.</w:t>
      </w:r>
    </w:p>
    <w:p>
      <w:pPr>
        <w:spacing w:after="70"/>
        <w:ind w:left="60"/>
      </w:pPr>
      <w:r>
        <w:rPr>
          <w:b/>
          <w:bCs/>
          <w:color w:val="1F3864"/>
          <w:sz w:val="19"/>
          <w:szCs w:val="19"/>
        </w:rPr>
        <w:t xml:space="preserve">Recommended fix:  </w:t>
      </w:r>
      <w:r>
        <w:t xml:space="preserve">Minimal adaptive architecture: persist learner_profiles and learning_events in the database; a small deterministic recommendation service reads them; the LLM is used for content generation, not as the system of record; log all AI inputs/outputs for evaluation.</w:t>
      </w:r>
    </w:p>
    <w:p>
      <w:pPr>
        <w:spacing w:after="120"/>
      </w:pPr>
      <w:r>
        <w:t xml:space="preserve"/>
      </w:r>
    </w:p>
    <w:p>
      <w:pPr>
        <w:pStyle w:val="Heading3"/>
        <w:keepNext/>
      </w:pPr>
      <w:r>
        <w:rPr>
          <w:b/>
          <w:bCs/>
        </w:rPr>
        <w:t xml:space="preserve">I-16  API surface is undocumented and validation is uneven</w:t>
      </w:r>
    </w:p>
    <w:p>
      <w:pPr>
        <w:spacing w:after="80"/>
      </w:pPr>
      <w:r>
        <w:rPr>
          <w:b/>
          <w:bCs/>
          <w:color w:val="BF8F00"/>
          <w:sz w:val="18"/>
          <w:szCs w:val="18"/>
        </w:rPr>
        <w:t xml:space="preserve">Severity Medium</w:t>
      </w:r>
      <w:r>
        <w:rPr>
          <w:color w:val="404040"/>
          <w:sz w:val="18"/>
          <w:szCs w:val="18"/>
        </w:rPr>
        <w:t xml:space="preserve">   •   Area: API / Backend   •   Effort: Medium   •   Owner: Senior engineer   •   Priority: Month 2</w:t>
      </w:r>
    </w:p>
    <w:p>
      <w:pPr>
        <w:spacing w:after="70"/>
        <w:ind w:left="60"/>
      </w:pPr>
      <w:r>
        <w:rPr>
          <w:b/>
          <w:bCs/>
          <w:color w:val="1F3864"/>
          <w:sz w:val="19"/>
          <w:szCs w:val="19"/>
        </w:rPr>
        <w:t xml:space="preserve">Evidence / likely symptom:  </w:t>
      </w:r>
      <w:r>
        <w:t xml:space="preserve">56 route files with no API reference. Some routes validate carefully (the operations route has a typed access-denied reason set); many are ad hoc. Nearly all use force-dynamic.</w:t>
      </w:r>
    </w:p>
    <w:p>
      <w:pPr>
        <w:spacing w:after="70"/>
        <w:ind w:left="60"/>
      </w:pPr>
      <w:r>
        <w:rPr>
          <w:b/>
          <w:bCs/>
          <w:color w:val="1F3864"/>
          <w:sz w:val="19"/>
          <w:szCs w:val="19"/>
        </w:rPr>
        <w:t xml:space="preserve">Why it matters:  </w:t>
      </w:r>
      <w:r>
        <w:t xml:space="preserve">New engineers cannot discover contracts, and inconsistent validation creates reliability and security gaps.</w:t>
      </w:r>
    </w:p>
    <w:p>
      <w:pPr>
        <w:spacing w:after="70"/>
        <w:ind w:left="60"/>
      </w:pPr>
      <w:r>
        <w:rPr>
          <w:b/>
          <w:bCs/>
          <w:color w:val="1F3864"/>
          <w:sz w:val="19"/>
          <w:szCs w:val="19"/>
        </w:rPr>
        <w:t xml:space="preserve">Risk if ignored:  </w:t>
      </w:r>
      <w:r>
        <w:t xml:space="preserve">Misuse, inconsistent error handling, and holes in the weaker routes.</w:t>
      </w:r>
    </w:p>
    <w:p>
      <w:pPr>
        <w:spacing w:after="70"/>
        <w:ind w:left="60"/>
      </w:pPr>
      <w:r>
        <w:rPr>
          <w:b/>
          <w:bCs/>
          <w:color w:val="1F3864"/>
          <w:sz w:val="19"/>
          <w:szCs w:val="19"/>
        </w:rPr>
        <w:t xml:space="preserve">Recommended fix:  </w:t>
      </w:r>
      <w:r>
        <w:t xml:space="preserve">For the core POC routes only, adopt a shared validation helper (e.g. zod), a single error shape, and a short API.md. Park non-core routes rather than documenting them.</w:t>
      </w:r>
    </w:p>
    <w:p>
      <w:pPr>
        <w:spacing w:after="120"/>
      </w:pPr>
      <w:r>
        <w:t xml:space="preserve"/>
      </w:r>
    </w:p>
    <w:p>
      <w:pPr>
        <w:pStyle w:val="Heading3"/>
        <w:keepNext/>
      </w:pPr>
      <w:r>
        <w:rPr>
          <w:b/>
          <w:bCs/>
        </w:rPr>
        <w:t xml:space="preserve">I-17  Documentation does not match a small team; onboarding runbook missing</w:t>
      </w:r>
    </w:p>
    <w:p>
      <w:pPr>
        <w:spacing w:after="80"/>
      </w:pPr>
      <w:r>
        <w:rPr>
          <w:b/>
          <w:bCs/>
          <w:color w:val="BF8F00"/>
          <w:sz w:val="18"/>
          <w:szCs w:val="18"/>
        </w:rPr>
        <w:t xml:space="preserve">Severity Medium</w:t>
      </w:r>
      <w:r>
        <w:rPr>
          <w:color w:val="404040"/>
          <w:sz w:val="18"/>
          <w:szCs w:val="18"/>
        </w:rPr>
        <w:t xml:space="preserve">   •   Area: Docs / Workflow   •   Effort: Small   •   Owner: Senior / junior   •   Priority: Weeks 3–4</w:t>
      </w:r>
    </w:p>
    <w:p>
      <w:pPr>
        <w:spacing w:after="70"/>
        <w:ind w:left="60"/>
      </w:pPr>
      <w:r>
        <w:rPr>
          <w:b/>
          <w:bCs/>
          <w:color w:val="1F3864"/>
          <w:sz w:val="19"/>
          <w:szCs w:val="19"/>
        </w:rPr>
        <w:t xml:space="preserve">Evidence / likely symptom:  </w:t>
      </w:r>
      <w:r>
        <w:t xml:space="preserve">AGENTS.md is a 38 KB nightly-meeting protocol for 25 parallel agents. The README is reasonable but there is no from-zero setup guide, coding standards, or branching/PR/deploy/rollback runbook for a human junior developer.</w:t>
      </w:r>
    </w:p>
    <w:p>
      <w:pPr>
        <w:spacing w:after="70"/>
        <w:ind w:left="60"/>
      </w:pPr>
      <w:r>
        <w:rPr>
          <w:b/>
          <w:bCs/>
          <w:color w:val="1F3864"/>
          <w:sz w:val="19"/>
          <w:szCs w:val="19"/>
        </w:rPr>
        <w:t xml:space="preserve">Why it matters:  </w:t>
      </w:r>
      <w:r>
        <w:t xml:space="preserve">The coordination document governs imaginary 25-agent parallelism rather than the real 1–2 person reality, and a new human developer lacks a practical runbook.</w:t>
      </w:r>
    </w:p>
    <w:p>
      <w:pPr>
        <w:spacing w:after="70"/>
        <w:ind w:left="60"/>
      </w:pPr>
      <w:r>
        <w:rPr>
          <w:b/>
          <w:bCs/>
          <w:color w:val="1F3864"/>
          <w:sz w:val="19"/>
          <w:szCs w:val="19"/>
        </w:rPr>
        <w:t xml:space="preserve">Risk if ignored:  </w:t>
      </w:r>
      <w:r>
        <w:t xml:space="preserve">Wasted effort following ceremony and slow, unsafe onboarding.</w:t>
      </w:r>
    </w:p>
    <w:p>
      <w:pPr>
        <w:spacing w:after="70"/>
        <w:ind w:left="60"/>
      </w:pPr>
      <w:r>
        <w:rPr>
          <w:b/>
          <w:bCs/>
          <w:color w:val="1F3864"/>
          <w:sz w:val="19"/>
          <w:szCs w:val="19"/>
        </w:rPr>
        <w:t xml:space="preserve">Recommended fix:  </w:t>
      </w:r>
      <w:r>
        <w:t xml:space="preserve">Write a short CONTRIBUTING.md (setup, run, test, branch, PR, deploy, rollback) and a one-page architecture map; shrink AGENTS.md to match the actual team.</w:t>
      </w:r>
    </w:p>
    <w:p>
      <w:pPr>
        <w:spacing w:after="120"/>
      </w:pPr>
      <w:r>
        <w:t xml:space="preserve"/>
      </w:r>
    </w:p>
    <w:p>
      <w:pPr>
        <w:pStyle w:val="Heading3"/>
        <w:keepNext/>
      </w:pPr>
      <w:r>
        <w:rPr>
          <w:b/>
          <w:bCs/>
        </w:rPr>
        <w:t xml:space="preserve">I-18  No simple rollback runbook; build artifacts committed</w:t>
      </w:r>
    </w:p>
    <w:p>
      <w:pPr>
        <w:spacing w:after="80"/>
      </w:pPr>
      <w:r>
        <w:rPr>
          <w:b/>
          <w:bCs/>
          <w:color w:val="BF8F00"/>
          <w:sz w:val="18"/>
          <w:szCs w:val="18"/>
        </w:rPr>
        <w:t xml:space="preserve">Severity Medium</w:t>
      </w:r>
      <w:r>
        <w:rPr>
          <w:color w:val="404040"/>
          <w:sz w:val="18"/>
          <w:szCs w:val="18"/>
        </w:rPr>
        <w:t xml:space="preserve">   •   Area: Deployment / QA   •   Effort: Small   •   Owner: DevOps   •   Priority: Weeks 1–2</w:t>
      </w:r>
    </w:p>
    <w:p>
      <w:pPr>
        <w:spacing w:after="70"/>
        <w:ind w:left="60"/>
      </w:pPr>
      <w:r>
        <w:rPr>
          <w:b/>
          <w:bCs/>
          <w:color w:val="1F3864"/>
          <w:sz w:val="19"/>
          <w:szCs w:val="19"/>
        </w:rPr>
        <w:t xml:space="preserve">Evidence / likely symptom:  </w:t>
      </w:r>
      <w:r>
        <w:t xml:space="preserve">Rollback is 'redeploy a previous Vercel build,' undocumented; there are elaborate release-gate scripts but no two-minute human rollback procedure. tsconfig.tsbuildinfo is committed to git.</w:t>
      </w:r>
    </w:p>
    <w:p>
      <w:pPr>
        <w:spacing w:after="70"/>
        <w:ind w:left="60"/>
      </w:pPr>
      <w:r>
        <w:rPr>
          <w:b/>
          <w:bCs/>
          <w:color w:val="1F3864"/>
          <w:sz w:val="19"/>
          <w:szCs w:val="19"/>
        </w:rPr>
        <w:t xml:space="preserve">Why it matters:  </w:t>
      </w:r>
      <w:r>
        <w:t xml:space="preserve">During an incident the team needs a fast, boring rollback — not a 38 KB protocol.</w:t>
      </w:r>
    </w:p>
    <w:p>
      <w:pPr>
        <w:spacing w:after="70"/>
        <w:ind w:left="60"/>
      </w:pPr>
      <w:r>
        <w:rPr>
          <w:b/>
          <w:bCs/>
          <w:color w:val="1F3864"/>
          <w:sz w:val="19"/>
          <w:szCs w:val="19"/>
        </w:rPr>
        <w:t xml:space="preserve">Risk if ignored:  </w:t>
      </w:r>
      <w:r>
        <w:t xml:space="preserve">Prolonged outages and panic changes.</w:t>
      </w:r>
    </w:p>
    <w:p>
      <w:pPr>
        <w:spacing w:after="70"/>
        <w:ind w:left="60"/>
      </w:pPr>
      <w:r>
        <w:rPr>
          <w:b/>
          <w:bCs/>
          <w:color w:val="1F3864"/>
          <w:sz w:val="19"/>
          <w:szCs w:val="19"/>
        </w:rPr>
        <w:t xml:space="preserve">Recommended fix:  </w:t>
      </w:r>
      <w:r>
        <w:t xml:space="preserve">Document 'how to roll back in Vercel' and a short pre-deploy checklist; remove build artifacts from version control; ensure npm run build is clean in CI.</w:t>
      </w:r>
    </w:p>
    <w:p>
      <w:pPr>
        <w:spacing w:after="120"/>
      </w:pPr>
      <w:r>
        <w:t xml:space="preserve"/>
      </w:r>
    </w:p>
    <w:p>
      <w:r>
        <w:br w:type="page"/>
      </w:r>
    </w:p>
    <w:p>
      <w:pPr>
        <w:pStyle w:val="Heading1"/>
      </w:pPr>
      <w:r>
        <w:t xml:space="preserve">D. 3-Month Technical Recovery Roadmap</w:t>
      </w:r>
    </w:p>
    <w:p>
      <w:pPr>
        <w:spacing w:after="120" w:line="276"/>
      </w:pPr>
      <w:r>
        <w:t xml:space="preserve">The roadmap is sequenced so that the earliest work is low-risk and does not touch the fragile UI files, buying safety before any refactoring begins. Each phase lists its goal, the key work, and how you will know it is done.</w:t>
      </w:r>
    </w:p>
    <w:p>
      <w:pPr>
        <w:pStyle w:val="Heading2"/>
      </w:pPr>
      <w:r>
        <w:t xml:space="preserve">Weeks 1–2 — Stabilization &amp; risk reduction</w:t>
      </w:r>
    </w:p>
    <w:p>
      <w:pPr>
        <w:spacing w:after="120" w:line="276"/>
      </w:pPr>
      <w:r>
        <w:rPr>
          <w:b/>
          <w:bCs/>
        </w:rPr>
        <w:t xml:space="preserve">Goal:</w:t>
      </w:r>
      <w:r>
        <w:t xml:space="preserve"> Close the sharpest security and reliability gaps and gain visibility, without refactoring product code.</w:t>
      </w:r>
    </w:p>
    <w:p>
      <w:pPr>
        <w:pStyle w:val="Heading3"/>
      </w:pPr>
      <w:r>
        <w:t xml:space="preserve">Key work</w:t>
      </w:r>
    </w:p>
    <w:p>
      <w:pPr>
        <w:pStyle w:val="ListParagraph"/>
        <w:numPr>
          <w:ilvl w:val="0"/>
          <w:numId w:val="3"/>
        </w:numPr>
        <w:spacing w:after="60" w:line="264"/>
      </w:pPr>
      <w:r>
        <w:t xml:space="preserve">Remove the middleware presence-only auth bypass (B-01).</w:t>
      </w:r>
    </w:p>
    <w:p>
      <w:pPr>
        <w:pStyle w:val="ListParagraph"/>
        <w:numPr>
          <w:ilvl w:val="0"/>
          <w:numId w:val="3"/>
        </w:numPr>
        <w:spacing w:after="60" w:line="264"/>
      </w:pPr>
      <w:r>
        <w:t xml:space="preserve">Disable production demo auth; keep demo accounts local/preview only (B-02).</w:t>
      </w:r>
    </w:p>
    <w:p>
      <w:pPr>
        <w:pStyle w:val="ListParagraph"/>
        <w:numPr>
          <w:ilvl w:val="0"/>
          <w:numId w:val="3"/>
        </w:numPr>
        <w:spacing w:after="60" w:line="264"/>
      </w:pPr>
      <w:r>
        <w:t xml:space="preserve">Fail closed without an explicit session signing secret in deployed environments (B-03).</w:t>
      </w:r>
    </w:p>
    <w:p>
      <w:pPr>
        <w:pStyle w:val="ListParagraph"/>
        <w:numPr>
          <w:ilvl w:val="0"/>
          <w:numId w:val="3"/>
        </w:numPr>
        <w:spacing w:after="60" w:line="264"/>
      </w:pPr>
      <w:r>
        <w:t xml:space="preserve">Rotate secrets; move key material into env vars / a password manager; remove 'All API Keys.docx' from the folder (B-04).</w:t>
      </w:r>
    </w:p>
    <w:p>
      <w:pPr>
        <w:pStyle w:val="ListParagraph"/>
        <w:numPr>
          <w:ilvl w:val="0"/>
          <w:numId w:val="3"/>
        </w:numPr>
        <w:spacing w:after="60" w:line="264"/>
      </w:pPr>
      <w:r>
        <w:t xml:space="preserve">Add Sentry error tracking, a /healthz endpoint, and an external uptime check (B-05).</w:t>
      </w:r>
    </w:p>
    <w:p>
      <w:pPr>
        <w:pStyle w:val="ListParagraph"/>
        <w:numPr>
          <w:ilvl w:val="0"/>
          <w:numId w:val="3"/>
        </w:numPr>
        <w:spacing w:after="60" w:line="264"/>
      </w:pPr>
      <w:r>
        <w:t xml:space="preserve">Write the rollback runbook and a pre-deploy checklist (B-06).</w:t>
      </w:r>
    </w:p>
    <w:p>
      <w:pPr>
        <w:pStyle w:val="Heading3"/>
      </w:pPr>
      <w:r>
        <w:t xml:space="preserve">Definition of done</w:t>
      </w:r>
    </w:p>
    <w:p>
      <w:pPr>
        <w:pStyle w:val="ListParagraph"/>
        <w:numPr>
          <w:ilvl w:val="0"/>
          <w:numId w:val="3"/>
        </w:numPr>
        <w:spacing w:after="60" w:line="264"/>
      </w:pPr>
      <w:r>
        <w:t xml:space="preserve">A forged cookie pair no longer reaches protected pages, proven by a test.</w:t>
      </w:r>
    </w:p>
    <w:p>
      <w:pPr>
        <w:pStyle w:val="ListParagraph"/>
        <w:numPr>
          <w:ilvl w:val="0"/>
          <w:numId w:val="3"/>
        </w:numPr>
        <w:spacing w:after="60" w:line="264"/>
      </w:pPr>
      <w:del w:id="21" w:author="Codex" w:date="2026-07-08T11:56:22Z">
        <w:r>
          <w:delText>Shared local-demo credentials no longer grant access in production.</w:delText>
        </w:r>
      </w:del>
      <w:ins w:id="22" w:author="Codex" w:date="2026-07-08T11:56:22Z">
        <w:r>
          <w:t>Shared local-demo credentials no longer grant access in production.</w:t>
        </w:r>
      </w:ins>
    </w:p>
    <w:p>
      <w:pPr>
        <w:pStyle w:val="ListParagraph"/>
        <w:numPr>
          <w:ilvl w:val="0"/>
          <w:numId w:val="3"/>
        </w:numPr>
        <w:spacing w:after="60" w:line="264"/>
      </w:pPr>
      <w:r>
        <w:t xml:space="preserve">Errors and downtime surface in Sentry / uptime alerts within minutes.</w:t>
      </w:r>
    </w:p>
    <w:p>
      <w:pPr>
        <w:pStyle w:val="ListParagraph"/>
        <w:numPr>
          <w:ilvl w:val="0"/>
          <w:numId w:val="3"/>
        </w:numPr>
        <w:spacing w:after="60" w:line="264"/>
      </w:pPr>
      <w:r>
        <w:t xml:space="preserve">The team can roll back a bad deploy in under two minutes using the runbook.</w:t>
      </w:r>
    </w:p>
    <w:p>
      <w:pPr>
        <w:pStyle w:val="Heading2"/>
      </w:pPr>
      <w:r>
        <w:t xml:space="preserve">Weeks 3–4 — Architecture cleanup &amp; documentation</w:t>
      </w:r>
    </w:p>
    <w:p>
      <w:pPr>
        <w:spacing w:after="120" w:line="276"/>
      </w:pPr>
      <w:r>
        <w:rPr>
          <w:b/>
          <w:bCs/>
        </w:rPr>
        <w:t xml:space="preserve">Goal:</w:t>
      </w:r>
      <w:r>
        <w:t xml:space="preserve"> Make the project legible and safe to onboard into, and prepare the data foundation.</w:t>
      </w:r>
    </w:p>
    <w:p>
      <w:pPr>
        <w:pStyle w:val="Heading3"/>
      </w:pPr>
      <w:r>
        <w:t xml:space="preserve">Key work</w:t>
      </w:r>
    </w:p>
    <w:p>
      <w:pPr>
        <w:pStyle w:val="ListParagraph"/>
        <w:numPr>
          <w:ilvl w:val="0"/>
          <w:numId w:val="3"/>
        </w:numPr>
        <w:spacing w:after="60" w:line="264"/>
      </w:pPr>
      <w:r>
        <w:t xml:space="preserve">Declare the core POC scope; quarantine or delete experimental modules (B-07).</w:t>
      </w:r>
    </w:p>
    <w:p>
      <w:pPr>
        <w:pStyle w:val="ListParagraph"/>
        <w:numPr>
          <w:ilvl w:val="0"/>
          <w:numId w:val="3"/>
        </w:numPr>
        <w:spacing w:after="60" w:line="264"/>
      </w:pPr>
      <w:r>
        <w:t xml:space="preserve">Write CONTRIBUTING.md and a one-page architecture map; shrink AGENTS.md to fit the real team (B-08).</w:t>
      </w:r>
    </w:p>
    <w:p>
      <w:pPr>
        <w:pStyle w:val="ListParagraph"/>
        <w:numPr>
          <w:ilvl w:val="0"/>
          <w:numId w:val="3"/>
        </w:numPr>
        <w:spacing w:after="60" w:line="264"/>
      </w:pPr>
      <w:r>
        <w:t xml:space="preserve">Stand up staging and per-PR preview environments with isolated data/secrets (B-09).</w:t>
      </w:r>
    </w:p>
    <w:p>
      <w:pPr>
        <w:pStyle w:val="ListParagraph"/>
        <w:numPr>
          <w:ilvl w:val="0"/>
          <w:numId w:val="3"/>
        </w:numPr>
        <w:spacing w:after="60" w:line="264"/>
      </w:pPr>
      <w:r>
        <w:t xml:space="preserve">Design the minimal relational schema and review it for integrity and privacy (B-10).</w:t>
      </w:r>
    </w:p>
    <w:p>
      <w:pPr>
        <w:pStyle w:val="ListParagraph"/>
        <w:numPr>
          <w:ilvl w:val="0"/>
          <w:numId w:val="3"/>
        </w:numPr>
        <w:spacing w:after="60" w:line="264"/>
      </w:pPr>
      <w:r>
        <w:t xml:space="preserve">Begin the critical-flow test suite, starting with login and enrollment (B-16).</w:t>
      </w:r>
    </w:p>
    <w:p>
      <w:pPr>
        <w:pStyle w:val="Heading3"/>
      </w:pPr>
      <w:r>
        <w:t xml:space="preserve">Definition of done</w:t>
      </w:r>
    </w:p>
    <w:p>
      <w:pPr>
        <w:pStyle w:val="ListParagraph"/>
        <w:numPr>
          <w:ilvl w:val="0"/>
          <w:numId w:val="3"/>
        </w:numPr>
        <w:spacing w:after="60" w:line="264"/>
      </w:pPr>
      <w:r>
        <w:t xml:space="preserve">A new developer can set up and run UAIS from CONTRIBUTING.md alone.</w:t>
      </w:r>
    </w:p>
    <w:p>
      <w:pPr>
        <w:pStyle w:val="ListParagraph"/>
        <w:numPr>
          <w:ilvl w:val="0"/>
          <w:numId w:val="3"/>
        </w:numPr>
        <w:spacing w:after="60" w:line="264"/>
      </w:pPr>
      <w:r>
        <w:t xml:space="preserve">In-scope vs parked modules are documented and separated.</w:t>
      </w:r>
    </w:p>
    <w:p>
      <w:pPr>
        <w:pStyle w:val="ListParagraph"/>
        <w:numPr>
          <w:ilvl w:val="0"/>
          <w:numId w:val="3"/>
        </w:numPr>
        <w:spacing w:after="60" w:line="264"/>
      </w:pPr>
      <w:r>
        <w:t xml:space="preserve">Pull requests get preview URLs; staging is isolated from production.</w:t>
      </w:r>
    </w:p>
    <w:p>
      <w:pPr>
        <w:pStyle w:val="ListParagraph"/>
        <w:numPr>
          <w:ilvl w:val="0"/>
          <w:numId w:val="3"/>
        </w:numPr>
        <w:spacing w:after="60" w:line="264"/>
      </w:pPr>
      <w:r>
        <w:t xml:space="preserve">A reviewed schema/ERD is ready to implement.</w:t>
      </w:r>
    </w:p>
    <w:p>
      <w:pPr>
        <w:pStyle w:val="Heading2"/>
      </w:pPr>
      <w:r>
        <w:t xml:space="preserve">Month 2 — Core refactoring &amp; feature foundation</w:t>
      </w:r>
    </w:p>
    <w:p>
      <w:pPr>
        <w:spacing w:after="120" w:line="276"/>
      </w:pPr>
      <w:r>
        <w:rPr>
          <w:b/>
          <w:bCs/>
        </w:rPr>
        <w:t xml:space="preserve">Goal:</w:t>
      </w:r>
      <w:r>
        <w:t xml:space="preserve"> Replace the missing foundations — real persistence and coherent auth — and start taming the God-files.</w:t>
      </w:r>
    </w:p>
    <w:p>
      <w:pPr>
        <w:pStyle w:val="Heading3"/>
      </w:pPr>
      <w:r>
        <w:t xml:space="preserve">Key work</w:t>
      </w:r>
    </w:p>
    <w:p>
      <w:pPr>
        <w:pStyle w:val="ListParagraph"/>
        <w:numPr>
          <w:ilvl w:val="0"/>
          <w:numId w:val="3"/>
        </w:numPr>
        <w:spacing w:after="60" w:line="264"/>
      </w:pPr>
      <w:r>
        <w:t xml:space="preserve">Introduce managed Postgres + ORM + migrations behind the storage-contract abstraction (B-11).</w:t>
      </w:r>
    </w:p>
    <w:p>
      <w:pPr>
        <w:pStyle w:val="ListParagraph"/>
        <w:numPr>
          <w:ilvl w:val="0"/>
          <w:numId w:val="3"/>
        </w:numPr>
        <w:spacing w:after="60" w:line="264"/>
      </w:pPr>
      <w:r>
        <w:t xml:space="preserve">Migrate core entities (users, enrollments, teacher operations) off file/JSON storage using expand/contract (B-12).</w:t>
      </w:r>
    </w:p>
    <w:p>
      <w:pPr>
        <w:pStyle w:val="ListParagraph"/>
        <w:numPr>
          <w:ilvl w:val="0"/>
          <w:numId w:val="3"/>
        </w:numPr>
        <w:spacing w:after="60" w:line="264"/>
      </w:pPr>
      <w:r>
        <w:t xml:space="preserve">Consolidate to one session model and add an admin role (B-13).</w:t>
      </w:r>
    </w:p>
    <w:p>
      <w:pPr>
        <w:pStyle w:val="ListParagraph"/>
        <w:numPr>
          <w:ilvl w:val="0"/>
          <w:numId w:val="3"/>
        </w:numPr>
        <w:spacing w:after="60" w:line="264"/>
      </w:pPr>
      <w:r>
        <w:t xml:space="preserve">Split the two most-changed God-files into components + services with no behavior change (B-14).</w:t>
      </w:r>
    </w:p>
    <w:p>
      <w:pPr>
        <w:pStyle w:val="ListParagraph"/>
        <w:numPr>
          <w:ilvl w:val="0"/>
          <w:numId w:val="3"/>
        </w:numPr>
        <w:spacing w:after="60" w:line="264"/>
      </w:pPr>
      <w:r>
        <w:t xml:space="preserve">Standardize API validation and error shape for core routes; write API.md (B-15).</w:t>
      </w:r>
    </w:p>
    <w:p>
      <w:pPr>
        <w:pStyle w:val="ListParagraph"/>
        <w:numPr>
          <w:ilvl w:val="0"/>
          <w:numId w:val="3"/>
        </w:numPr>
        <w:spacing w:after="60" w:line="264"/>
      </w:pPr>
      <w:r>
        <w:t xml:space="preserve">Document the privacy/data-handling baseline (B-22).</w:t>
      </w:r>
    </w:p>
    <w:p>
      <w:pPr>
        <w:pStyle w:val="Heading3"/>
      </w:pPr>
      <w:r>
        <w:t xml:space="preserve">Definition of done</w:t>
      </w:r>
    </w:p>
    <w:p>
      <w:pPr>
        <w:pStyle w:val="ListParagraph"/>
        <w:numPr>
          <w:ilvl w:val="0"/>
          <w:numId w:val="3"/>
        </w:numPr>
        <w:spacing w:after="60" w:line="264"/>
      </w:pPr>
      <w:r>
        <w:t xml:space="preserve">Core data is stored in Postgres and survives redeploys and concurrent writes.</w:t>
      </w:r>
    </w:p>
    <w:p>
      <w:pPr>
        <w:pStyle w:val="ListParagraph"/>
        <w:numPr>
          <w:ilvl w:val="0"/>
          <w:numId w:val="3"/>
        </w:numPr>
        <w:spacing w:after="60" w:line="264"/>
      </w:pPr>
      <w:r>
        <w:t xml:space="preserve">One session cookie governs access; roles student/teacher/admin are enforced.</w:t>
      </w:r>
    </w:p>
    <w:p>
      <w:pPr>
        <w:pStyle w:val="ListParagraph"/>
        <w:numPr>
          <w:ilvl w:val="0"/>
          <w:numId w:val="3"/>
        </w:numPr>
        <w:spacing w:after="60" w:line="264"/>
      </w:pPr>
      <w:r>
        <w:t xml:space="preserve">The two refactored files are well under the agreed size budget with tests green.</w:t>
      </w:r>
    </w:p>
    <w:p>
      <w:pPr>
        <w:pStyle w:val="ListParagraph"/>
        <w:numPr>
          <w:ilvl w:val="0"/>
          <w:numId w:val="3"/>
        </w:numPr>
        <w:spacing w:after="60" w:line="264"/>
      </w:pPr>
      <w:r>
        <w:t xml:space="preserve">Core API routes validate input consistently and are documented.</w:t>
      </w:r>
    </w:p>
    <w:p>
      <w:pPr>
        <w:pStyle w:val="Heading2"/>
      </w:pPr>
      <w:r>
        <w:t xml:space="preserve">Month 3 — Hardening, testing &amp; controlled expansion</w:t>
      </w:r>
    </w:p>
    <w:p>
      <w:pPr>
        <w:spacing w:after="120" w:line="276"/>
      </w:pPr>
      <w:r>
        <w:rPr>
          <w:b/>
          <w:bCs/>
        </w:rPr>
        <w:t xml:space="preserve">Goal:</w:t>
      </w:r>
      <w:r>
        <w:t xml:space="preserve"> Prove reliability, lay the adaptive-learning foundation on real data, and invite a small real cohort.</w:t>
      </w:r>
    </w:p>
    <w:p>
      <w:pPr>
        <w:pStyle w:val="Heading3"/>
      </w:pPr>
      <w:r>
        <w:t xml:space="preserve">Key work</w:t>
      </w:r>
    </w:p>
    <w:p>
      <w:pPr>
        <w:pStyle w:val="ListParagraph"/>
        <w:numPr>
          <w:ilvl w:val="0"/>
          <w:numId w:val="3"/>
        </w:numPr>
        <w:spacing w:after="60" w:line="264"/>
      </w:pPr>
      <w:r>
        <w:t xml:space="preserve">Finish the five critical-flow tests and make them the CI merge gate (B-16).</w:t>
      </w:r>
    </w:p>
    <w:p>
      <w:pPr>
        <w:pStyle w:val="ListParagraph"/>
        <w:numPr>
          <w:ilvl w:val="0"/>
          <w:numId w:val="3"/>
        </w:numPr>
        <w:spacing w:after="60" w:line="264"/>
      </w:pPr>
      <w:r>
        <w:t xml:space="preserve">Persist learner profiles and xAPI-shaped learning events (B-17).</w:t>
      </w:r>
    </w:p>
    <w:p>
      <w:pPr>
        <w:pStyle w:val="ListParagraph"/>
        <w:numPr>
          <w:ilvl w:val="0"/>
          <w:numId w:val="3"/>
        </w:numPr>
        <w:spacing w:after="60" w:line="264"/>
      </w:pPr>
      <w:r>
        <w:t xml:space="preserve">Ship a minimal deterministic recommendation service; log all AI I/O for evaluation (B-18).</w:t>
      </w:r>
    </w:p>
    <w:p>
      <w:pPr>
        <w:pStyle w:val="ListParagraph"/>
        <w:numPr>
          <w:ilvl w:val="0"/>
          <w:numId w:val="3"/>
        </w:numPr>
        <w:spacing w:after="60" w:line="264"/>
      </w:pPr>
      <w:r>
        <w:t xml:space="preserve">Performance pass on bundles and queries; accessibility/UX pass on the core screens (B-19, B-20).</w:t>
      </w:r>
    </w:p>
    <w:p>
      <w:pPr>
        <w:pStyle w:val="ListParagraph"/>
        <w:numPr>
          <w:ilvl w:val="0"/>
          <w:numId w:val="3"/>
        </w:numPr>
        <w:spacing w:after="60" w:line="264"/>
      </w:pPr>
      <w:r>
        <w:t xml:space="preserve">Shrink the environment-variable surface to the documented core (B-21).</w:t>
      </w:r>
    </w:p>
    <w:p>
      <w:pPr>
        <w:pStyle w:val="Heading3"/>
      </w:pPr>
      <w:r>
        <w:t xml:space="preserve">Definition of done</w:t>
      </w:r>
    </w:p>
    <w:p>
      <w:pPr>
        <w:pStyle w:val="ListParagraph"/>
        <w:numPr>
          <w:ilvl w:val="0"/>
          <w:numId w:val="3"/>
        </w:numPr>
        <w:spacing w:after="60" w:line="264"/>
      </w:pPr>
      <w:r>
        <w:t xml:space="preserve">CI blocks merges that break a critical journey.</w:t>
      </w:r>
    </w:p>
    <w:p>
      <w:pPr>
        <w:pStyle w:val="ListParagraph"/>
        <w:numPr>
          <w:ilvl w:val="0"/>
          <w:numId w:val="3"/>
        </w:numPr>
        <w:spacing w:after="60" w:line="264"/>
      </w:pPr>
      <w:r>
        <w:t xml:space="preserve">Per-student progress is queryable and a next-step recommendation is reproducible from stored data.</w:t>
      </w:r>
    </w:p>
    <w:p>
      <w:pPr>
        <w:pStyle w:val="ListParagraph"/>
        <w:numPr>
          <w:ilvl w:val="0"/>
          <w:numId w:val="3"/>
        </w:numPr>
        <w:spacing w:after="60" w:line="264"/>
      </w:pPr>
      <w:r>
        <w:t xml:space="preserve">Core pages load acceptably on classroom Wi-Fi and pass automated accessibility checks.</w:t>
      </w:r>
    </w:p>
    <w:p>
      <w:pPr>
        <w:pStyle w:val="ListParagraph"/>
        <w:numPr>
          <w:ilvl w:val="0"/>
          <w:numId w:val="3"/>
        </w:numPr>
        <w:spacing w:after="60" w:line="264"/>
      </w:pPr>
      <w:r>
        <w:t xml:space="preserve">A small invited cohort uses UAIS behind the production-readiness checklist (Section G).</w:t>
      </w:r>
    </w:p>
    <w:p>
      <w:r>
        <w:br w:type="page"/>
      </w:r>
    </w:p>
    <w:p>
      <w:pPr>
        <w:pStyle w:val="Heading1"/>
      </w:pPr>
      <w:r>
        <w:t xml:space="preserve">E. Recommended Target Architecture (near-term, small-team)</w:t>
      </w:r>
    </w:p>
    <w:p>
      <w:pPr>
        <w:spacing w:after="120" w:line="276"/>
      </w:pPr>
      <w:r>
        <w:t xml:space="preserve">This is a realistic near-term target for a one- to two-person team — deliberately modest. It keeps everything UAIS already does well and adds only the missing foundations. It is not an enterprise architecture; that would be over-engineering at this stage.</w:t>
      </w:r>
    </w:p>
    <w:p>
      <w:pPr>
        <w:pStyle w:val="Heading2"/>
      </w:pPr>
      <w:r>
        <w:t xml:space="preserve">Shape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Layer</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Recommendation</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Frontend</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Keep Next.js App Router + React 19 + Tailwind. Shift heavy logic into Server Components; keep client components thin and presentational. Retain the bilingual i18n module as-is.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Authentication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One signed-session model (httpOnly, Secure, SameSite=Lax) with hashed passwords via a real provider (the existing trusted-account provider, or Auth.js). Roles: student, teacher, admin. Middleware verifies the signature — never mere cookie presence.</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Backend / API</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Next route handlers calling a small service layer in src/lib/services. One shared validation helper (zod) and one error shape. Park non-core routes.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 managed Postgres (Neon / Supabase / Vercel Postgres) with Prisma or Drizzle and migrations in git. Introduce it behind the existing storage-contract so pages are unchanged. Core entities only.</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AI / adaptive</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LLM providers (DeepSeek, Qwen) behind the existing provider interface, used for generation. A small deterministic recommendation service reads learner_profiles + learning_events from Postgres. All AI inputs/outputs logged for evaluation. Secrets stay server-side.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Observability</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Vercel Analytics + Sentry + structured server logs + an external uptime check. A generalized /healthz.</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Vercel with three lanes: Preview (per PR) → Staging (own DB/secrets) → Production. Documented rollback.</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Parked</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Voice-clone, PPT-narration, and enterprise audit/evidence modules kept clearly separate under experimental/ until there is a real need.</w:t>
            </w:r>
          </w:p>
        </w:tc>
      </w:tr>
    </w:tbl>
    <w:p>
      <w:pPr>
        <w:pStyle w:val="Heading2"/>
      </w:pPr>
      <w:r>
        <w:t xml:space="preserve">Minimal data model (starting point)</w:t>
      </w:r>
    </w:p>
    <w:p>
      <w:pPr>
        <w:spacing w:after="120" w:line="276"/>
      </w:pPr>
      <w:r>
        <w:t xml:space="preserve">Enough to run the product and support adaptivity, and no more:</w:t>
      </w:r>
    </w:p>
    <w:p>
      <w:pPr>
        <w:pStyle w:val="ListParagraph"/>
        <w:numPr>
          <w:ilvl w:val="0"/>
          <w:numId w:val="3"/>
        </w:numPr>
        <w:spacing w:after="60" w:line="264"/>
      </w:pPr>
      <w:r>
        <w:rPr>
          <w:b/>
          <w:bCs/>
        </w:rPr>
        <w:t xml:space="preserve">users</w:t>
      </w:r>
      <w:r>
        <w:t xml:space="preserve"> (id, account, hashed_password, role, display_name, department, created_at)</w:t>
      </w:r>
    </w:p>
    <w:p>
      <w:pPr>
        <w:pStyle w:val="ListParagraph"/>
        <w:numPr>
          <w:ilvl w:val="0"/>
          <w:numId w:val="3"/>
        </w:numPr>
        <w:spacing w:after="60" w:line="264"/>
      </w:pPr>
      <w:r>
        <w:rPr>
          <w:b/>
          <w:bCs/>
        </w:rPr>
        <w:t xml:space="preserve">courses</w:t>
      </w:r>
      <w:r>
        <w:t xml:space="preserve"> (id, title, description, teacher_id, status) and </w:t>
      </w:r>
      <w:r>
        <w:rPr>
          <w:b/>
          <w:bCs/>
        </w:rPr>
        <w:t xml:space="preserve">lessons</w:t>
      </w:r>
      <w:r>
        <w:t xml:space="preserve"> (id, course_id, title, order, content_ref)</w:t>
      </w:r>
    </w:p>
    <w:p>
      <w:pPr>
        <w:pStyle w:val="ListParagraph"/>
        <w:numPr>
          <w:ilvl w:val="0"/>
          <w:numId w:val="3"/>
        </w:numPr>
        <w:spacing w:after="60" w:line="264"/>
      </w:pPr>
      <w:r>
        <w:rPr>
          <w:b/>
          <w:bCs/>
        </w:rPr>
        <w:t xml:space="preserve">enrollments</w:t>
      </w:r>
      <w:r>
        <w:t xml:space="preserve"> (id, user_id, course_id, state, progress) linking students to courses</w:t>
      </w:r>
    </w:p>
    <w:p>
      <w:pPr>
        <w:pStyle w:val="ListParagraph"/>
        <w:numPr>
          <w:ilvl w:val="0"/>
          <w:numId w:val="3"/>
        </w:numPr>
        <w:spacing w:after="60" w:line="264"/>
      </w:pPr>
      <w:r>
        <w:rPr>
          <w:b/>
          <w:bCs/>
        </w:rPr>
        <w:t xml:space="preserve">assessments</w:t>
      </w:r>
      <w:r>
        <w:t xml:space="preserve"> (id, lesson_id, type) and </w:t>
      </w:r>
      <w:r>
        <w:rPr>
          <w:b/>
          <w:bCs/>
        </w:rPr>
        <w:t xml:space="preserve">submissions</w:t>
      </w:r>
      <w:r>
        <w:t xml:space="preserve"> (id, assessment_id, user_id, score, submitted_at)</w:t>
      </w:r>
    </w:p>
    <w:p>
      <w:pPr>
        <w:pStyle w:val="ListParagraph"/>
        <w:numPr>
          <w:ilvl w:val="0"/>
          <w:numId w:val="3"/>
        </w:numPr>
        <w:spacing w:after="60" w:line="264"/>
      </w:pPr>
      <w:r>
        <w:rPr>
          <w:b/>
          <w:bCs/>
        </w:rPr>
        <w:t xml:space="preserve">learning_events</w:t>
      </w:r>
      <w:r>
        <w:t xml:space="preserve"> (id, user_id, course_id, verb, object, timestamp) — xAPI-shaped, the raw signal for analytics and adaptivity</w:t>
      </w:r>
    </w:p>
    <w:p>
      <w:pPr>
        <w:pStyle w:val="ListParagraph"/>
        <w:numPr>
          <w:ilvl w:val="0"/>
          <w:numId w:val="3"/>
        </w:numPr>
        <w:spacing w:after="60" w:line="264"/>
      </w:pPr>
      <w:r>
        <w:rPr>
          <w:b/>
          <w:bCs/>
        </w:rPr>
        <w:t xml:space="preserve">learner_profiles</w:t>
      </w:r>
      <w:r>
        <w:t xml:space="preserve"> (user_id, mastery/preferences, updated_at) and </w:t>
      </w:r>
      <w:r>
        <w:rPr>
          <w:b/>
          <w:bCs/>
        </w:rPr>
        <w:t xml:space="preserve">recommendations</w:t>
      </w:r>
      <w:r>
        <w:t xml:space="preserve"> (user_id, next_lesson_id, rationale, created_at)</w:t>
      </w:r>
    </w:p>
    <w:p>
      <w:pPr>
        <w:spacing w:after="120" w:line="276"/>
      </w:pPr>
      <w:r>
        <w:t xml:space="preserve">A visual version of this architecture and data model is included in the accompanying UAIS_Target_Architecture.md file.</w:t>
      </w:r>
    </w:p>
    <w:p>
      <w:r>
        <w:br w:type="page"/>
      </w:r>
    </w:p>
    <w:p>
      <w:pPr>
        <w:pStyle w:val="Heading1"/>
      </w:pPr>
      <w:r>
        <w:t xml:space="preserve">F. Refactoring Strategy</w:t>
      </w:r>
    </w:p>
    <w:p>
      <w:pPr>
        <w:spacing w:after="120" w:line="276"/>
      </w:pPr>
      <w:r>
        <w:t xml:space="preserve">The guiding rule is: </w:t>
      </w:r>
      <w:r>
        <w:rPr>
          <w:b/>
          <w:bCs/>
        </w:rPr>
        <w:t xml:space="preserve">change the foundations without breaking the live site, and do not refactor for its own sake.</w:t>
      </w:r>
      <w:r>
        <w:t xml:space="preserve"> Sequence matters more than thoroughness.</w:t>
      </w:r>
    </w:p>
    <w:p>
      <w:pPr>
        <w:pStyle w:val="Heading2"/>
      </w:pPr>
      <w:r>
        <w:t xml:space="preserve">What to refactor first</w:t>
      </w:r>
    </w:p>
    <w:p>
      <w:pPr>
        <w:pStyle w:val="ListParagraph"/>
        <w:numPr>
          <w:ilvl w:val="0"/>
          <w:numId w:val="2"/>
        </w:numPr>
        <w:spacing w:after="60" w:line="264"/>
      </w:pPr>
      <w:r>
        <w:rPr>
          <w:b/>
          <w:bCs/>
        </w:rPr>
        <w:t xml:space="preserve">Safety-critical, low-risk work that does not touch the big UI files:</w:t>
      </w:r>
      <w:r>
        <w:t xml:space="preserve"> the auth gate, secrets handling, and observability. High leverage, small blast radius (Weeks 1–2).</w:t>
      </w:r>
    </w:p>
    <w:p>
      <w:pPr>
        <w:pStyle w:val="ListParagraph"/>
        <w:numPr>
          <w:ilvl w:val="0"/>
          <w:numId w:val="2"/>
        </w:numPr>
        <w:spacing w:after="60" w:line="264"/>
      </w:pPr>
      <w:r>
        <w:rPr>
          <w:b/>
          <w:bCs/>
        </w:rPr>
        <w:t xml:space="preserve">The persistence layer, introduced behind the existing storage-contract abstraction.</w:t>
      </w:r>
      <w:r>
        <w:t xml:space="preserve"> Implement a real database adapter and switch call sites over gradually. Because the abstraction already exists, pages do not need to change while storage becomes durable (Month 2).</w:t>
      </w:r>
    </w:p>
    <w:p>
      <w:pPr>
        <w:pStyle w:val="ListParagraph"/>
        <w:numPr>
          <w:ilvl w:val="0"/>
          <w:numId w:val="2"/>
        </w:numPr>
        <w:spacing w:after="60" w:line="264"/>
      </w:pPr>
      <w:r>
        <w:rPr>
          <w:b/>
          <w:bCs/>
        </w:rPr>
        <w:t xml:space="preserve">Auth consolidation</w:t>
      </w:r>
      <w:r>
        <w:t xml:space="preserve"> down to one session model with roles, removing the redundant path (Month 2).</w:t>
      </w:r>
    </w:p>
    <w:p>
      <w:pPr>
        <w:pStyle w:val="ListParagraph"/>
        <w:numPr>
          <w:ilvl w:val="0"/>
          <w:numId w:val="2"/>
        </w:numPr>
        <w:spacing w:after="60" w:line="264"/>
      </w:pPr>
      <w:r>
        <w:rPr>
          <w:b/>
          <w:bCs/>
        </w:rPr>
        <w:t xml:space="preserve">The two God-files that change most often</w:t>
      </w:r>
      <w:r>
        <w:t xml:space="preserve">, split into presentational components plus extracted services — behavior unchanged, guarded by the new critical-flow tests (Month 2–3).</w:t>
      </w:r>
    </w:p>
    <w:p>
      <w:pPr>
        <w:pStyle w:val="Heading2"/>
      </w:pPr>
      <w:r>
        <w:t xml:space="preserve">What to leave alone (for now)</w:t>
      </w:r>
    </w:p>
    <w:p>
      <w:pPr>
        <w:pStyle w:val="ListParagraph"/>
        <w:numPr>
          <w:ilvl w:val="0"/>
          <w:numId w:val="3"/>
        </w:numPr>
        <w:spacing w:after="60" w:line="264"/>
      </w:pPr>
      <w:r>
        <w:t xml:space="preserve">Stable-but-verbose code that is not on the critical path — ugliness alone is not a reason to touch it.</w:t>
      </w:r>
    </w:p>
    <w:p>
      <w:pPr>
        <w:pStyle w:val="ListParagraph"/>
        <w:numPr>
          <w:ilvl w:val="0"/>
          <w:numId w:val="3"/>
        </w:numPr>
        <w:spacing w:after="60" w:line="264"/>
      </w:pPr>
      <w:r>
        <w:t xml:space="preserve">The aspirational modules (voice-clone, PPT-narration, enterprise audit/evidence). Park them; do not invest, and do not delete hastily if they might be revisited — quarantine under experimental/.</w:t>
      </w:r>
    </w:p>
    <w:p>
      <w:pPr>
        <w:pStyle w:val="ListParagraph"/>
        <w:numPr>
          <w:ilvl w:val="0"/>
          <w:numId w:val="3"/>
        </w:numPr>
        <w:spacing w:after="60" w:line="264"/>
      </w:pPr>
      <w:r>
        <w:t xml:space="preserve">The bilingual i18n module and the visual design system, which are working well.</w:t>
      </w:r>
    </w:p>
    <w:p>
      <w:pPr>
        <w:pStyle w:val="Heading2"/>
      </w:pPr>
      <w:r>
        <w:t xml:space="preserve">How to avoid breaking the live proof of concept</w:t>
      </w:r>
    </w:p>
    <w:p>
      <w:pPr>
        <w:pStyle w:val="ListParagraph"/>
        <w:numPr>
          <w:ilvl w:val="0"/>
          <w:numId w:val="3"/>
        </w:numPr>
        <w:spacing w:after="60" w:line="264"/>
      </w:pPr>
      <w:r>
        <w:t xml:space="preserve">Work on branches with Vercel Preview deploys; validate on staging before production.</w:t>
      </w:r>
    </w:p>
    <w:p>
      <w:pPr>
        <w:pStyle w:val="ListParagraph"/>
        <w:numPr>
          <w:ilvl w:val="0"/>
          <w:numId w:val="3"/>
        </w:numPr>
        <w:spacing w:after="60" w:line="264"/>
      </w:pPr>
      <w:r>
        <w:t xml:space="preserve">Use </w:t>
      </w:r>
      <w:r>
        <w:rPr>
          <w:b/>
          <w:bCs/>
        </w:rPr>
        <w:t xml:space="preserve">expand/contract</w:t>
      </w:r>
      <w:r>
        <w:t xml:space="preserve"> for data migration: add the new store, dual-write or backfill, verify parity, then remove the old path. Keep the mock/file path working until parity is proven.</w:t>
      </w:r>
    </w:p>
    <w:p>
      <w:pPr>
        <w:pStyle w:val="ListParagraph"/>
        <w:numPr>
          <w:ilvl w:val="0"/>
          <w:numId w:val="3"/>
        </w:numPr>
        <w:spacing w:after="60" w:line="264"/>
      </w:pPr>
      <w:r>
        <w:t xml:space="preserve">Put risky changes behind feature flags so they can be turned off without a redeploy.</w:t>
      </w:r>
    </w:p>
    <w:p>
      <w:pPr>
        <w:pStyle w:val="ListParagraph"/>
        <w:numPr>
          <w:ilvl w:val="0"/>
          <w:numId w:val="3"/>
        </w:numPr>
        <w:spacing w:after="60" w:line="264"/>
      </w:pPr>
      <w:r>
        <w:t xml:space="preserve">Land the critical-flow tests (login, enroll, learn, chat, teacher CRUD) before the big refactors, so regressions are caught immediately.</w:t>
      </w:r>
    </w:p>
    <w:p>
      <w:pPr>
        <w:pStyle w:val="ListParagraph"/>
        <w:numPr>
          <w:ilvl w:val="0"/>
          <w:numId w:val="3"/>
        </w:numPr>
        <w:spacing w:after="60" w:line="264"/>
      </w:pPr>
      <w:r>
        <w:t xml:space="preserve">Keep each change small and reviewable; never mix a refactor with a behavior change in the same pull request.</w:t>
      </w:r>
    </w:p>
    <w:p>
      <w:r>
        <w:br w:type="page"/>
      </w:r>
    </w:p>
    <w:p>
      <w:pPr>
        <w:pStyle w:val="Heading1"/>
      </w:pPr>
      <w:r>
        <w:t xml:space="preserve">G. Minimum Production-Readiness Checklist</w:t>
      </w:r>
    </w:p>
    <w:p>
      <w:pPr>
        <w:spacing w:after="120" w:line="276"/>
      </w:pPr>
      <w:r>
        <w:t xml:space="preserve">The minimum bar to clear before inviting real users (especially students, and especially if any are minors). Treat every unchecked item as a blocker for real-user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Area</w:t>
            </w:r>
          </w:p>
        </w:tc>
        <w:tc>
          <w:tcPr>
            <w:tcW w:type="dxa" w:w="76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Checklist item</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Middleware requires a verified signed session (no presence-only bypass).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Production demo auth disabled; individual accounts with hashed passwords.</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Session signing secret required in every deployed environment (fail closed).</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Secrets stored in env vars / a manager; no key files in the repo folder; keys rotated.</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Roles student/teacher/admin enforced in middleware and in API routes.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Core data in a managed database with migrations; redeploy-safe and concurrency-safe.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A real, tested backup and restore path (not a simulated 'restore-drill').</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Documented data-handling: what student data is collected, where it lives, retention, deletion.</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Separate Preview / Staging / Production with isolated data and secrets.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Clean, reproducible npm run build in CI; build artifacts out of version control.</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Documented, timed rollback procedure.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Testing</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Automated tests for the five critical journeys, running as the CI merge gate.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Monitoring</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Error tracking (Sentry) and an external uptime check with alerting to the owner.</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Monitoring</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 health endpoint and basic structured server logs.</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Documentation</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CONTRIBUTING.md (setup/run/test/branch/PR/deploy/rollback) and a one-page architecture map.</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Documentation</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 short API.md for the core routes; env vars documented in .env.local.example.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User experience</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Every core screen has visible loading and error states and labelled forms.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User experience</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Core pages are responsive and load acceptably on classroom Wi-Fi and mobile.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Privacy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Login/terms/privacy copy matches actual processing; consent is meaningful.</w:t>
            </w:r>
          </w:p>
        </w:tc>
      </w:tr>
    </w:tbl>
    <w:p>
      <w:r>
        <w:br w:type="page"/>
      </w:r>
    </w:p>
    <w:p>
      <w:pPr>
        <w:pStyle w:val="Heading1"/>
      </w:pPr>
      <w:r>
        <w:t xml:space="preserve">H. Suggested Backlog</w:t>
      </w:r>
    </w:p>
    <w:p>
      <w:pPr>
        <w:spacing w:after="120" w:line="276"/>
      </w:pPr>
      <w:r>
        <w:t xml:space="preserve">Concrete, assignable tickets for the next three months. Each has acceptance criteria and a priority (P0 = do first / blocker, P1 = high, P2 = important but later). The full backlog with the same fields is also in the accompanying workbook (UAIS_Issue_Register_and_Backlog.xlsx), where it can be filtered and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560"/>
        <w:gridCol w:w="3300"/>
        <w:gridCol w:w="2280"/>
        <w:gridCol w:w="600"/>
      </w:tblGrid>
      <w:tr>
        <w:trPr>
          <w:tblHeader/>
        </w:trPr>
        <w:tc>
          <w:tcPr>
            <w:tcW w:type="dxa" w:w="6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ID</w:t>
            </w:r>
          </w:p>
        </w:tc>
        <w:tc>
          <w:tcPr>
            <w:tcW w:type="dxa" w:w="2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Title</w:t>
            </w:r>
          </w:p>
        </w:tc>
        <w:tc>
          <w:tcPr>
            <w:tcW w:type="dxa" w:w="3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Acceptance criteria</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Description</w:t>
            </w:r>
          </w:p>
        </w:tc>
        <w:tc>
          <w:tcPr>
            <w:tcW w:type="dxa" w:w="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Prio</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Remove middleware presence-only auth bypass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Forged/junk cookie pair is redirected to /login; valid signed session still works; regression test added and passing in CI.</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Delete the appSessionCookiePair fallback in src/proxy.ts and require a verified signed session (or verified teacher session) to treat a request as authenticated.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Disable production demo auth and gate real-user access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 production, shared local-demo credentials no longer grant access; local/preview unaffected; documented in CONTRIBUTING.</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Ensure UAIS_APP_ALLOW_PRODUCTION_DEMO_AUTH is off in production; demo accounts work only in local/preview. Add a startup check that fails closed in production if only demo auth is configured.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B-03</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Enforce required session signing secret in deployed envs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App refuses to issue/accept sessions without an explicit secret in preview/staging/prod; local dev still works; test covers the fail-closed path.</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resolveUaisAppSessionSigningSecret must return no usable value in any deployed environment unless UAIS_APP_SESSION_SIGNING_SECRET is set; remove reliance on the hardcoded dev default outside local dev.</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B-04</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Rotate secrets and remove key files from the project folder</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No secret files remain in the repo folder; keys rotated; access still works via env vars.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Rotate DeepSeek/DashScope and session secrets; move all key material into Vercel env vars / a password manager; delete 'All API Keys.docx' from the working directory.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B-05</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Add error tracking and uptime monitoring</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Errors appear in Sentry with source maps; uptime alert fires on a forced outage; /healthz returns 200.</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Integrate Sentry (client + server), add a generalized /healthz endpoint, and configure an external uptime check with alerting to the owner.</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B-06</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Write the rollback runbook and pre-deploy checklist</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Runbook committed under docs/; a test rollback is performed and timed once.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One page: how to roll back a Vercel deployment in under 2 minutes, plus a pre-deploy checklist (build green, migrations reviewed, secrets set).</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1–2)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B-07</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Declare core POC scope and quarantine experimental modules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SCOPE.md lists in-scope vs parked modules; parked code is clearly separated and excluded from the core test gate.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Document the core scope (courses, learning, chatroom, teaching, auth). Move aspirational modules (voice-clone, ppt-narration, enterprise-audit/evidence) under an experimental/ boundary or remove them.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B-08</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Author CONTRIBUTING.md and a one-page architecture map</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new developer can clone and run the app using only CONTRIBUTING.md; architecture map reviewed by owner.</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Setup-from-zero, run/test/lint, branch naming, PR process, deploy, rollback; plus a diagram of routes, auth, data, and AI.</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B-09</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Stand up staging and per-PR preview environments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PRs get a preview URL; staging is reachable and isolated from production data.</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Create a staging Vercel environment with its own database and secrets; enable Preview deploys per pull request.</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B-10</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Design the minimal relational schema</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Reviewed ERD/migration draft; naming and foreign keys agreed; no student PII stored beyond what is needed.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Design tables for users, courses, lessons, enrollments, assessments, submissions, learning_events, learner_profiles. Review for integrity and privacy.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Introduce managed Postgres + ORM + migrations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Migrations run in CI and staging; a seed script creates demo data; storage-contract adapter reads/writes the DB.</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Provision managed Postgres; add Prisma or Drizzle; implement the schema behind the existing storage-contract abstraction so pages are unchanged.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Migrate core entities off file/JSON storage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Reads/writes go to Postgres; concurrent writes no longer race; old file path removed after parity sign-off.</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Replace file/JSON persistence for users, enrollments, and teacher operations with DB-backed adapters using expand/contract; keep mock path until parity is proven.</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B-13</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Consolidate to one session model and add admin role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One session cookie governs access; roles student/teacher/admin enforced in middleware and API; OIDC parked.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Collapse the teacher OIDC chain into the signed app-session with a role claim; add an admin role and a minimal admin surface.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B-14</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Split the two most-changed God-files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Each new file is well under the agreed budget; UI unchanged; existing tests green; critical-flow tests added.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Refactor teaching-page.tsx and learning-page.tsx into presentational components + extracted hooks/services; no behavior change.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B-15</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Standardize API validation and error shape for core routes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routes reject invalid input consistently; API.md documents each; contract tests pass.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Add a shared zod-based validator and one error response shape to the core routes; write a short API.md for them.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B-16</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Build the critical-flow test suite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Five journeys covered end-to-end; suite runs in CI as the merge gate; ceremony tests archived.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Cover login (incl. forged-cookie rejection), enrollment, learning playback, chatroom send/export, and teacher course CRUD.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 →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B-17</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Persist learner profiles and learning events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Events and profiles are queryable in Postgres; a simple report shows per-student progress.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Write xAPI-shaped events and a learner_profile row per student to the database on each meaningful learning action.</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B-18</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Ship a minimal deterministic recommendation service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Given seeded data, the service returns a stable next-step; AI inputs/outputs are logged for evaluation.</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small service reads learner_profiles + learning_events and returns the next recommended unit; the LLM is used only for generation, with all I/O logged.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B-19</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Performance pass on bundles and queries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Largest route's client JS reduced measurably; key pages score materially higher on Lighthouse; no N+1 on hot paths.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Move logic server-side, code-split heavy panels, add DB indexes for hot queries; measure with Lighthouse and query timings.</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B-20</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Accessibility and UX reliability pass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screens have visible loading/error states, labelled forms, and pass an automated a11y check for critical violations.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Audit forms, loading and error states, keyboard navigation, and contrast on the five core screens; fix the top issues.</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Shrink the environment-variable surface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env list is short and documented; app boots with only the core vars set in staging.</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Remove or park env vars tied to quarantined modules; document the remaining core vars in .env.local.example.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Privacy &amp; data-handling baseline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short data-handling note exists; privacy/terms pages match actual processing; a data-deletion path is defined.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Document what student data is collected, where it lives, retention, and deletion; confirm consent copy on the login/terms/privacy pages matches reality.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bl>
    <w:p>
      <w:r>
        <w:br w:type="page"/>
      </w:r>
    </w:p>
    <w:p>
      <w:pPr>
        <w:pStyle w:val="Heading1"/>
      </w:pPr>
      <w:r>
        <w:t xml:space="preserve">I. Risks, Assumptions &amp; Open Questions</w:t>
      </w:r>
    </w:p>
    <w:p>
      <w:pPr>
        <w:spacing w:after="120" w:line="276"/>
      </w:pPr>
      <w:r>
        <w:t xml:space="preserve">This was a static review of the code and the public site. The following could not be verified and should be confirmed before major development continues.</w:t>
      </w:r>
    </w:p>
    <w:p>
      <w:pPr>
        <w:pStyle w:val="Heading2"/>
      </w:pPr>
      <w:r>
        <w:t xml:space="preserve">Key assumptions</w:t>
      </w:r>
    </w:p>
    <w:p>
      <w:pPr>
        <w:pStyle w:val="ListParagraph"/>
        <w:numPr>
          <w:ilvl w:val="0"/>
          <w:numId w:val="3"/>
        </w:numPr>
        <w:spacing w:after="60" w:line="264"/>
      </w:pPr>
      <w:del w:id="23" w:author="Codex" w:date="2026-07-08T11:56:22Z">
        <w:r>
          <w:delText>Production demo auth is enabled — inferred from the owner distributing shared local-demo credentials and the live login accepting account+password. Not confirmed by an active login attempt (the live site was not exploited).</w:delText>
        </w:r>
      </w:del>
      <w:ins w:id="24" w:author="Codex" w:date="2026-07-08T11:56:22Z">
        <w:r>
          <w:t>Production demo auth is code-supported through an explicit override flag, but this review did not perform a live credential login. Confirm production environment state through redacted Vercel/env evidence and disable shared demo access before real users.</w:t>
        </w:r>
      </w:ins>
    </w:p>
    <w:p>
      <w:pPr>
        <w:pStyle w:val="ListParagraph"/>
        <w:numPr>
          <w:ilvl w:val="0"/>
          <w:numId w:val="3"/>
        </w:numPr>
        <w:spacing w:after="60" w:line="264"/>
      </w:pPr>
      <w:r>
        <w:rPr>
          <w:b/>
          <w:bCs/>
        </w:rPr>
        <w:t xml:space="preserve">Hosting is Vercel serverless</w:t>
      </w:r>
      <w:r>
        <w:t xml:space="preserve"> — inferred from .vercel, vercel.json, and @vercel/analytics. Regions and whether an external storage backend is actually configured in production were not confirmed.</w:t>
      </w:r>
    </w:p>
    <w:p>
      <w:pPr>
        <w:pStyle w:val="ListParagraph"/>
        <w:numPr>
          <w:ilvl w:val="0"/>
          <w:numId w:val="3"/>
        </w:numPr>
        <w:spacing w:after="60" w:line="264"/>
      </w:pPr>
      <w:r>
        <w:rPr>
          <w:b/>
          <w:bCs/>
        </w:rPr>
        <w:t xml:space="preserve">File/JSON stores are the active persistence in production.</w:t>
      </w:r>
      <w:r>
        <w:t xml:space="preserve"> If a real external storage service is in fact connected, the severity of the data issues (I-01, I-13) drops — this is the single most important thing to confirm.</w:t>
      </w:r>
    </w:p>
    <w:p>
      <w:pPr>
        <w:pStyle w:val="ListParagraph"/>
        <w:numPr>
          <w:ilvl w:val="0"/>
          <w:numId w:val="3"/>
        </w:numPr>
        <w:spacing w:after="60" w:line="264"/>
      </w:pPr>
      <w:r>
        <w:rPr>
          <w:b/>
          <w:bCs/>
        </w:rPr>
        <w:t xml:space="preserve">Build/test/lint were not run</w:t>
      </w:r>
      <w:r>
        <w:t xml:space="preserve"> as part of this advisory (read-only review); build health is assumed from configuration, not observed.</w:t>
      </w:r>
    </w:p>
    <w:p>
      <w:pPr>
        <w:pStyle w:val="Heading2"/>
      </w:pPr>
      <w:r>
        <w:t xml:space="preserve">Open questions for the project owner</w:t>
      </w:r>
    </w:p>
    <w:p>
      <w:pPr>
        <w:pStyle w:val="ListParagraph"/>
        <w:numPr>
          <w:ilvl w:val="0"/>
          <w:numId w:val="2"/>
        </w:numPr>
        <w:spacing w:after="60" w:line="264"/>
      </w:pPr>
      <w:r>
        <w:t xml:space="preserve">Is any real database or external storage actually connected in production today, or is all persistence mock/file-based? (Biggest single unknown.)</w:t>
      </w:r>
    </w:p>
    <w:p>
      <w:pPr>
        <w:pStyle w:val="ListParagraph"/>
        <w:numPr>
          <w:ilvl w:val="0"/>
          <w:numId w:val="2"/>
        </w:numPr>
        <w:spacing w:after="60" w:line="264"/>
      </w:pPr>
      <w:r>
        <w:t xml:space="preserve">How many real users are expected, and by when? Will any be minors? This drives the privacy, consent, and security bar.</w:t>
      </w:r>
    </w:p>
    <w:p>
      <w:pPr>
        <w:pStyle w:val="ListParagraph"/>
        <w:numPr>
          <w:ilvl w:val="0"/>
          <w:numId w:val="2"/>
        </w:numPr>
        <w:spacing w:after="60" w:line="264"/>
      </w:pPr>
      <w:r>
        <w:t xml:space="preserve">Is uais.top intended as a reusable template or a single live product? This changes how much to invest and what to delete.</w:t>
      </w:r>
    </w:p>
    <w:p>
      <w:pPr>
        <w:pStyle w:val="ListParagraph"/>
        <w:numPr>
          <w:ilvl w:val="0"/>
          <w:numId w:val="2"/>
        </w:numPr>
        <w:spacing w:after="60" w:line="264"/>
      </w:pPr>
      <w:r>
        <w:t xml:space="preserve">Which AI providers are contractually approved for production (DeepSeek / Qwen), and what are the cost and rate-limit constraints?</w:t>
      </w:r>
    </w:p>
    <w:p>
      <w:pPr>
        <w:pStyle w:val="ListParagraph"/>
        <w:numPr>
          <w:ilvl w:val="0"/>
          <w:numId w:val="2"/>
        </w:numPr>
        <w:spacing w:after="60" w:line="264"/>
      </w:pPr>
      <w:r>
        <w:t xml:space="preserve">What data-residency or compliance requirements apply (e.g. China PIPL, and GDPR for any international students)?</w:t>
      </w:r>
    </w:p>
    <w:p>
      <w:pPr>
        <w:pStyle w:val="ListParagraph"/>
        <w:numPr>
          <w:ilvl w:val="0"/>
          <w:numId w:val="2"/>
        </w:numPr>
        <w:spacing w:after="60" w:line="264"/>
      </w:pPr>
      <w:r>
        <w:t xml:space="preserve">Should the 25-agent AI coordination workflow be kept and formalized, or retired as an experiment? It currently adds significant overhead.</w:t>
      </w:r>
    </w:p>
    <w:p>
      <w:pPr>
        <w:pStyle w:val="Heading2"/>
      </w:pPr>
      <w:r>
        <w:t xml:space="preserve">Residual risks even after the plan</w:t>
      </w:r>
    </w:p>
    <w:p>
      <w:pPr>
        <w:pStyle w:val="ListParagraph"/>
        <w:numPr>
          <w:ilvl w:val="0"/>
          <w:numId w:val="3"/>
        </w:numPr>
        <w:spacing w:after="60" w:line="264"/>
      </w:pPr>
      <w:r>
        <w:t xml:space="preserve">A single small team carrying both product and platform work — expect slower feature delivery during Months 1–2 while foundations are built.</w:t>
      </w:r>
    </w:p>
    <w:p>
      <w:pPr>
        <w:pStyle w:val="ListParagraph"/>
        <w:numPr>
          <w:ilvl w:val="0"/>
          <w:numId w:val="3"/>
        </w:numPr>
        <w:spacing w:after="60" w:line="264"/>
      </w:pPr>
      <w:r>
        <w:t xml:space="preserve">Data migration always carries risk; the expand/contract approach and staging environment reduce but do not eliminate it.</w:t>
      </w:r>
    </w:p>
    <w:p>
      <w:pPr>
        <w:pStyle w:val="ListParagraph"/>
        <w:numPr>
          <w:ilvl w:val="0"/>
          <w:numId w:val="3"/>
        </w:numPr>
        <w:spacing w:after="60" w:line="264"/>
      </w:pPr>
      <w:r>
        <w:t xml:space="preserve">AI provider behavior and cost can change; keep the provider interface thin and the AI out of the system-of-record.</w:t>
      </w:r>
    </w:p>
    <w:p>
      <w:r>
        <w:br w:type="page"/>
      </w:r>
    </w:p>
    <w:p>
      <w:pPr>
        <w:pStyle w:val="Heading1"/>
      </w:pPr>
      <w:r>
        <w:t xml:space="preserve">J. Final Recommendation</w:t>
      </w:r>
    </w:p>
    <w:p>
      <w:pPr>
        <w:spacing w:after="120" w:line="276"/>
      </w:pPr>
      <w:r>
        <w:rPr>
          <w:b/>
          <w:bCs/>
        </w:rPr>
        <w:t xml:space="preserve">Recommendation: partially refactor.</w:t>
      </w:r>
      <w:r>
        <w:t xml:space="preserve"> Keep the current codebase, but treat the next three months as a foundations quarter rather than a features quarter.</w:t>
      </w:r>
    </w:p>
    <w:p>
      <w:pPr>
        <w:spacing w:after="120" w:line="276"/>
      </w:pPr>
      <w:r>
        <w:rPr>
          <w:b/>
          <w:bCs/>
        </w:rPr>
        <w:t xml:space="preserve">Do not rebuild from scratch.</w:t>
      </w:r>
      <w:r>
        <w:t xml:space="preserve"> The frontend, the modern stack, the bilingual product, and the visual design are genuine assets, and the module boundaries and storage-contract abstraction give you exactly the seams needed to fix the foundations in place. A rewrite would discard working, presentable software and reset the clock for no good reason.</w:t>
      </w:r>
    </w:p>
    <w:p>
      <w:pPr>
        <w:spacing w:after="120" w:line="276"/>
      </w:pPr>
      <w:r>
        <w:rPr>
          <w:b/>
          <w:bCs/>
        </w:rPr>
        <w:t xml:space="preserve">Do not keep extending the current codebase as-is either.</w:t>
      </w:r>
      <w:r>
        <w:t xml:space="preserve"> Building new features on top of ephemeral storage, an auth gate that does not authenticate, and 8,000-line files would compound the risk and the technical debt. Every new feature would make the eventual fix harder.</w:t>
      </w:r>
    </w:p>
    <w:p>
      <w:pPr>
        <w:spacing w:after="120" w:line="276"/>
      </w:pPr>
      <w:r>
        <w:rPr>
          <w:b/>
          <w:bCs/>
        </w:rPr>
        <w:t xml:space="preserve">The middle path is the right one.</w:t>
      </w:r>
      <w:r>
        <w:t xml:space="preserve"> Concretely, over three months: (1) fix and consolidate authentication; (2) replace file/JSON persistence with a real managed database, introduced behind the existing storage abstraction so the UI is undisturbed; (3) aggressively cut or quarantine the enterprise ceremony so the real product is visible and maintainable; and (4) redirect testing to the handful of journeys students and teachers actually use. Split the two God-files that change most, and leave the rest alone until they need changing.</w:t>
      </w:r>
    </w:p>
    <w:p>
      <w:pPr>
        <w:spacing w:after="120" w:line="276"/>
      </w:pPr>
      <w:r>
        <w:t xml:space="preserve">Sequenced as in Section D — stabilize first, then organize, then rebuild the foundation, then harden — this keeps the live proof of concept running throughout while steadily making it safe to change. At the end of the quarter UAIS should be a smaller, clearer, genuinely persistent, properly authenticated application that a junior developer can extend with confidence and on which real adaptive-learning features can finally be built.</w:t>
      </w:r>
    </w:p>
    <w:p>
      <w:pPr>
        <w:spacing w:after="60"/>
      </w:pPr>
      <w:r>
        <w:t xml:space="preserve"/>
      </w:r>
    </w:p>
    <w:p>
      <w:pPr>
        <w:pBdr>
          <w:top w:val="single" w:color="2E75B6" w:sz="4" w:space="6"/>
        </w:pBdr>
      </w:pPr>
      <w:r>
        <w:t xml:space="preserve"/>
      </w:r>
    </w:p>
    <w:p>
      <w:pPr>
        <w:spacing w:after="80"/>
      </w:pPr>
      <w:del w:id="25" w:author="Codex" w:date="2026-07-08T11:56:22Z">
        <w:r>
          <w:delText>Prepared as a senior technical advisory for UAIS (www.uais.top). Findings are based on a static review of the repository at /Users/dongpinhu/Desktop/UAIS and the public site on 8 July 2026. Confidential.</w:delText>
        </w:r>
      </w:del>
      <w:ins w:id="26" w:author="Codex" w:date="2026-07-08T11:56:22Z">
        <w:r>
          <w:t>Prepared as a Codex-verified senior technical advisory for UAIS. Findings are based on static source review, advisory material review, local Next.js 16 docs, unauthenticated live endpoint checks, and project gate commands in /Users/dongpinhu/Desktop/UAIS on 2026-07-08 HKT. Confidential.</w:t>
        </w:r>
      </w:ins>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Confidential — prepared for Dr. Peter Hu   |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7F7F7F"/>
        <w:sz w:val="16"/>
        <w:szCs w:val="16"/>
      </w:rPr>
      <w:t xml:space="preserve">UAIS — Senior Technical Advisory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864"/>
      <w:sz w:val="52"/>
      <w:szCs w:val="52"/>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UAIS Senior Technical Advisory Report</dc:title>
  <dc:creator>UAIS Technical Advisory</dc:creator>
  <cp:lastModifiedBy>Un-named</cp:lastModifiedBy>
  <cp:revision>1</cp:revision>
  <dcterms:created xsi:type="dcterms:W3CDTF">2026-07-08T11:15:09.122Z</dcterms:created>
  <dcterms:modified xsi:type="dcterms:W3CDTF">2026-07-08T11:15:09.123Z</dcterms:modified>
</cp:coreProperties>
</file>

<file path=docProps/custom.xml><?xml version="1.0" encoding="utf-8"?>
<Properties xmlns="http://schemas.openxmlformats.org/officeDocument/2006/custom-properties" xmlns:vt="http://schemas.openxmlformats.org/officeDocument/2006/docPropsVTypes"/>
</file>